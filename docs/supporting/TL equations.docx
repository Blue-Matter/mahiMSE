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CCA1" w14:textId="32A0482E" w:rsidR="00B40F27" w:rsidRPr="007E2CD6" w:rsidRDefault="009A5470">
      <w:pPr>
        <w:spacing w:line="480" w:lineRule="auto"/>
        <w:rPr>
          <w:rFonts w:ascii="Times New Roman" w:hAnsi="Times New Roman" w:cs="Times New Roman"/>
          <w:sz w:val="24"/>
          <w:szCs w:val="24"/>
        </w:rPr>
      </w:pPr>
      <w:r>
        <w:rPr>
          <w:rFonts w:ascii="Times New Roman" w:hAnsi="Times New Roman" w:cs="Times New Roman"/>
          <w:b/>
          <w:sz w:val="24"/>
          <w:szCs w:val="24"/>
        </w:rPr>
        <w:t>The Efficacy of</w:t>
      </w:r>
      <w:r w:rsidR="004946ED" w:rsidRPr="007E2CD6">
        <w:rPr>
          <w:rFonts w:ascii="Times New Roman" w:hAnsi="Times New Roman" w:cs="Times New Roman"/>
          <w:b/>
          <w:sz w:val="24"/>
          <w:szCs w:val="24"/>
        </w:rPr>
        <w:t xml:space="preserve"> Bag Limit Regulations in </w:t>
      </w:r>
      <w:r>
        <w:rPr>
          <w:rFonts w:ascii="Times New Roman" w:hAnsi="Times New Roman" w:cs="Times New Roman"/>
          <w:b/>
          <w:sz w:val="24"/>
          <w:szCs w:val="24"/>
        </w:rPr>
        <w:t xml:space="preserve">California </w:t>
      </w:r>
      <w:r w:rsidR="004946ED" w:rsidRPr="007E2CD6">
        <w:rPr>
          <w:rFonts w:ascii="Times New Roman" w:hAnsi="Times New Roman" w:cs="Times New Roman"/>
          <w:b/>
          <w:sz w:val="24"/>
          <w:szCs w:val="24"/>
        </w:rPr>
        <w:t xml:space="preserve">Recreational Fisheries </w:t>
      </w:r>
    </w:p>
    <w:p w14:paraId="7142F0EF" w14:textId="35061FD7" w:rsidR="00B40F27" w:rsidRPr="0046410C" w:rsidRDefault="004946ED">
      <w:pPr>
        <w:spacing w:line="480" w:lineRule="auto"/>
        <w:rPr>
          <w:rFonts w:ascii="Times New Roman" w:hAnsi="Times New Roman" w:cs="Times New Roman"/>
          <w:sz w:val="24"/>
          <w:szCs w:val="24"/>
        </w:rPr>
      </w:pPr>
      <w:r w:rsidRPr="0046410C">
        <w:rPr>
          <w:rFonts w:ascii="Times New Roman" w:hAnsi="Times New Roman" w:cs="Times New Roman"/>
          <w:sz w:val="24"/>
          <w:szCs w:val="24"/>
        </w:rPr>
        <w:t>Thomas. R. Carruthers</w:t>
      </w:r>
      <w:r w:rsidR="002C3012" w:rsidRPr="002C3012">
        <w:rPr>
          <w:rFonts w:ascii="Times New Roman" w:hAnsi="Times New Roman" w:cs="Times New Roman"/>
          <w:sz w:val="24"/>
          <w:szCs w:val="24"/>
          <w:vertAlign w:val="superscript"/>
        </w:rPr>
        <w:t>1</w:t>
      </w:r>
      <w:r w:rsidRPr="0046410C">
        <w:rPr>
          <w:rFonts w:ascii="Times New Roman" w:hAnsi="Times New Roman" w:cs="Times New Roman"/>
          <w:sz w:val="24"/>
          <w:szCs w:val="24"/>
        </w:rPr>
        <w:t>, Laura Ryley</w:t>
      </w:r>
      <w:r w:rsidR="002C3012">
        <w:rPr>
          <w:rFonts w:ascii="Times New Roman" w:hAnsi="Times New Roman" w:cs="Times New Roman"/>
          <w:sz w:val="24"/>
          <w:szCs w:val="24"/>
          <w:vertAlign w:val="superscript"/>
        </w:rPr>
        <w:t>2</w:t>
      </w:r>
      <w:r w:rsidR="002C3012">
        <w:rPr>
          <w:rFonts w:ascii="Times New Roman" w:hAnsi="Times New Roman" w:cs="Times New Roman"/>
          <w:sz w:val="24"/>
          <w:szCs w:val="24"/>
        </w:rPr>
        <w:t xml:space="preserve"> &amp; </w:t>
      </w:r>
      <w:r w:rsidR="002C3012" w:rsidRPr="0046410C">
        <w:rPr>
          <w:rFonts w:ascii="Times New Roman" w:hAnsi="Times New Roman" w:cs="Times New Roman"/>
          <w:sz w:val="24"/>
          <w:szCs w:val="24"/>
        </w:rPr>
        <w:t>Julia Coates</w:t>
      </w:r>
      <w:r w:rsidR="002C3012">
        <w:rPr>
          <w:rFonts w:ascii="Times New Roman" w:hAnsi="Times New Roman" w:cs="Times New Roman"/>
          <w:sz w:val="24"/>
          <w:szCs w:val="24"/>
          <w:vertAlign w:val="superscript"/>
        </w:rPr>
        <w:t>3</w:t>
      </w:r>
    </w:p>
    <w:p w14:paraId="6FBF0276" w14:textId="77777777" w:rsidR="007C5B2F" w:rsidRPr="007C5B2F" w:rsidRDefault="007C5B2F" w:rsidP="007C5B2F">
      <w:pPr>
        <w:spacing w:line="480" w:lineRule="auto"/>
        <w:rPr>
          <w:rFonts w:ascii="Times New Roman" w:hAnsi="Times New Roman" w:cs="Times New Roman"/>
          <w:sz w:val="24"/>
          <w:szCs w:val="24"/>
        </w:rPr>
      </w:pPr>
    </w:p>
    <w:p w14:paraId="2468B177" w14:textId="0DCE6793" w:rsidR="00B40F27" w:rsidRDefault="007C5B2F" w:rsidP="007C5B2F">
      <w:pPr>
        <w:spacing w:line="480" w:lineRule="auto"/>
        <w:rPr>
          <w:rFonts w:ascii="Times New Roman" w:hAnsi="Times New Roman" w:cs="Times New Roman"/>
          <w:sz w:val="24"/>
          <w:szCs w:val="24"/>
        </w:rPr>
      </w:pPr>
      <w:r w:rsidRPr="007C5B2F">
        <w:rPr>
          <w:rFonts w:ascii="Times New Roman" w:hAnsi="Times New Roman" w:cs="Times New Roman"/>
          <w:sz w:val="24"/>
          <w:szCs w:val="24"/>
        </w:rPr>
        <w:t>1. Director, Blue Matter Science Ltd., tom@bluematterscience.com</w:t>
      </w:r>
      <w:r w:rsidR="002C3012">
        <w:rPr>
          <w:rFonts w:ascii="Times New Roman" w:hAnsi="Times New Roman" w:cs="Times New Roman"/>
          <w:sz w:val="24"/>
          <w:szCs w:val="24"/>
        </w:rPr>
        <w:t>,</w:t>
      </w:r>
      <w:r w:rsidR="004946ED" w:rsidRPr="007E2CD6">
        <w:rPr>
          <w:rFonts w:ascii="Times New Roman" w:hAnsi="Times New Roman" w:cs="Times New Roman"/>
          <w:sz w:val="24"/>
          <w:szCs w:val="24"/>
        </w:rPr>
        <w:t xml:space="preserve"> 2150 Bridgman Ave, N. Vancouver, B.C. Canada V7P 2T9</w:t>
      </w:r>
      <w:r w:rsidR="002C3012">
        <w:rPr>
          <w:rFonts w:ascii="Times New Roman" w:hAnsi="Times New Roman" w:cs="Times New Roman"/>
          <w:sz w:val="24"/>
          <w:szCs w:val="24"/>
        </w:rPr>
        <w:t xml:space="preserve"> (corresponding author)</w:t>
      </w:r>
    </w:p>
    <w:p w14:paraId="01A678D6" w14:textId="77777777" w:rsidR="007C5B2F" w:rsidRPr="007C5B2F" w:rsidRDefault="007C5B2F" w:rsidP="007C5B2F">
      <w:pPr>
        <w:spacing w:line="480" w:lineRule="auto"/>
        <w:rPr>
          <w:rFonts w:ascii="Times New Roman" w:hAnsi="Times New Roman" w:cs="Times New Roman"/>
          <w:sz w:val="24"/>
          <w:szCs w:val="24"/>
        </w:rPr>
      </w:pPr>
      <w:r w:rsidRPr="007C5B2F">
        <w:rPr>
          <w:rFonts w:ascii="Times New Roman" w:hAnsi="Times New Roman" w:cs="Times New Roman"/>
          <w:sz w:val="24"/>
          <w:szCs w:val="24"/>
        </w:rPr>
        <w:t>2. Senior Environmental Scientist (Specialist), California Department of Fish and Wildlife,</w:t>
      </w:r>
    </w:p>
    <w:p w14:paraId="6A765F9D" w14:textId="77777777" w:rsidR="007C5B2F" w:rsidRPr="007C5B2F" w:rsidRDefault="007C5B2F" w:rsidP="007C5B2F">
      <w:pPr>
        <w:spacing w:line="480" w:lineRule="auto"/>
        <w:rPr>
          <w:rFonts w:ascii="Times New Roman" w:hAnsi="Times New Roman" w:cs="Times New Roman"/>
          <w:sz w:val="24"/>
          <w:szCs w:val="24"/>
        </w:rPr>
      </w:pPr>
      <w:r w:rsidRPr="007C5B2F">
        <w:rPr>
          <w:rFonts w:ascii="Times New Roman" w:hAnsi="Times New Roman" w:cs="Times New Roman"/>
          <w:sz w:val="24"/>
          <w:szCs w:val="24"/>
        </w:rPr>
        <w:t>julia.coates@wildlife.ca.gov, 1933 Cliff Dr #9, Santa Barbara, CA, United States of America</w:t>
      </w:r>
    </w:p>
    <w:p w14:paraId="5A3EFAE1" w14:textId="77777777" w:rsidR="007C5B2F" w:rsidRPr="007C5B2F" w:rsidRDefault="007C5B2F" w:rsidP="007C5B2F">
      <w:pPr>
        <w:spacing w:line="480" w:lineRule="auto"/>
        <w:rPr>
          <w:rFonts w:ascii="Times New Roman" w:hAnsi="Times New Roman" w:cs="Times New Roman"/>
          <w:sz w:val="24"/>
          <w:szCs w:val="24"/>
        </w:rPr>
      </w:pPr>
      <w:r w:rsidRPr="007C5B2F">
        <w:rPr>
          <w:rFonts w:ascii="Times New Roman" w:hAnsi="Times New Roman" w:cs="Times New Roman"/>
          <w:sz w:val="24"/>
          <w:szCs w:val="24"/>
        </w:rPr>
        <w:t>93109</w:t>
      </w:r>
    </w:p>
    <w:p w14:paraId="3D2B5DCF" w14:textId="77777777" w:rsidR="007C5B2F" w:rsidRPr="007C5B2F" w:rsidRDefault="007C5B2F" w:rsidP="007C5B2F">
      <w:pPr>
        <w:spacing w:line="480" w:lineRule="auto"/>
        <w:rPr>
          <w:rFonts w:ascii="Times New Roman" w:hAnsi="Times New Roman" w:cs="Times New Roman"/>
          <w:sz w:val="24"/>
          <w:szCs w:val="24"/>
        </w:rPr>
      </w:pPr>
      <w:r w:rsidRPr="007C5B2F">
        <w:rPr>
          <w:rFonts w:ascii="Times New Roman" w:hAnsi="Times New Roman" w:cs="Times New Roman"/>
          <w:sz w:val="24"/>
          <w:szCs w:val="24"/>
        </w:rPr>
        <w:t>3. Senior Environmental Scientist (Supervisory), California Department of Fish and Wildlife,</w:t>
      </w:r>
    </w:p>
    <w:p w14:paraId="43BAA065" w14:textId="77777777" w:rsidR="007C5B2F" w:rsidRPr="007C5B2F" w:rsidRDefault="007C5B2F" w:rsidP="007C5B2F">
      <w:pPr>
        <w:spacing w:line="480" w:lineRule="auto"/>
        <w:rPr>
          <w:rFonts w:ascii="Times New Roman" w:hAnsi="Times New Roman" w:cs="Times New Roman"/>
          <w:sz w:val="24"/>
          <w:szCs w:val="24"/>
        </w:rPr>
      </w:pPr>
      <w:r w:rsidRPr="007C5B2F">
        <w:rPr>
          <w:rFonts w:ascii="Times New Roman" w:hAnsi="Times New Roman" w:cs="Times New Roman"/>
          <w:sz w:val="24"/>
          <w:szCs w:val="24"/>
        </w:rPr>
        <w:t>laura.ryley@wildlife.ca.gov, 20 Lower Ragsdale Dr Suite 100, Monterey, CA, United States of</w:t>
      </w:r>
    </w:p>
    <w:p w14:paraId="4B94B166" w14:textId="69A8267E" w:rsidR="002C3012" w:rsidRPr="007E2CD6" w:rsidRDefault="007C5B2F" w:rsidP="007C5B2F">
      <w:pPr>
        <w:spacing w:line="480" w:lineRule="auto"/>
        <w:rPr>
          <w:rFonts w:ascii="Times New Roman" w:hAnsi="Times New Roman" w:cs="Times New Roman"/>
          <w:sz w:val="24"/>
          <w:szCs w:val="24"/>
        </w:rPr>
      </w:pPr>
      <w:r w:rsidRPr="007C5B2F">
        <w:rPr>
          <w:rFonts w:ascii="Times New Roman" w:hAnsi="Times New Roman" w:cs="Times New Roman"/>
          <w:sz w:val="24"/>
          <w:szCs w:val="24"/>
        </w:rPr>
        <w:t>America 93940</w:t>
      </w:r>
    </w:p>
    <w:p w14:paraId="5F6CD5EE" w14:textId="77777777" w:rsidR="00B40F27" w:rsidRPr="007E2CD6" w:rsidRDefault="00B40F27">
      <w:pPr>
        <w:spacing w:line="480" w:lineRule="auto"/>
        <w:rPr>
          <w:rFonts w:ascii="Times New Roman" w:hAnsi="Times New Roman" w:cs="Times New Roman"/>
          <w:sz w:val="24"/>
          <w:szCs w:val="24"/>
        </w:rPr>
      </w:pPr>
    </w:p>
    <w:p w14:paraId="6D57F209" w14:textId="77777777" w:rsidR="00B40F27" w:rsidRPr="007E2CD6" w:rsidRDefault="004946ED">
      <w:pPr>
        <w:spacing w:line="480" w:lineRule="auto"/>
        <w:rPr>
          <w:rFonts w:ascii="Times New Roman" w:hAnsi="Times New Roman" w:cs="Times New Roman"/>
          <w:b/>
          <w:sz w:val="24"/>
          <w:szCs w:val="24"/>
        </w:rPr>
      </w:pPr>
      <w:r w:rsidRPr="007E2CD6">
        <w:rPr>
          <w:rFonts w:ascii="Times New Roman" w:hAnsi="Times New Roman" w:cs="Times New Roman"/>
          <w:b/>
          <w:sz w:val="24"/>
          <w:szCs w:val="24"/>
        </w:rPr>
        <w:t>Keywords</w:t>
      </w:r>
    </w:p>
    <w:p w14:paraId="01E84BA4" w14:textId="7FFA0CB7" w:rsidR="002C3012" w:rsidRDefault="004946ED" w:rsidP="00885121">
      <w:pPr>
        <w:spacing w:line="480" w:lineRule="auto"/>
        <w:rPr>
          <w:rFonts w:ascii="Times New Roman" w:hAnsi="Times New Roman" w:cs="Times New Roman"/>
          <w:b/>
          <w:sz w:val="24"/>
          <w:szCs w:val="24"/>
        </w:rPr>
      </w:pPr>
      <w:r w:rsidRPr="007E2CD6">
        <w:rPr>
          <w:rFonts w:ascii="Times New Roman" w:hAnsi="Times New Roman" w:cs="Times New Roman"/>
          <w:sz w:val="24"/>
          <w:szCs w:val="24"/>
        </w:rPr>
        <w:t xml:space="preserve">Simulation, management strategy evaluation, </w:t>
      </w:r>
      <w:r w:rsidR="00277164">
        <w:rPr>
          <w:rFonts w:ascii="Times New Roman" w:hAnsi="Times New Roman" w:cs="Times New Roman"/>
          <w:sz w:val="24"/>
          <w:szCs w:val="24"/>
        </w:rPr>
        <w:t>Halibut</w:t>
      </w:r>
      <w:r w:rsidRPr="007E2CD6">
        <w:rPr>
          <w:rFonts w:ascii="Times New Roman" w:hAnsi="Times New Roman" w:cs="Times New Roman"/>
          <w:sz w:val="24"/>
          <w:szCs w:val="24"/>
        </w:rPr>
        <w:t xml:space="preserve">, </w:t>
      </w:r>
      <w:r w:rsidR="00853EBE">
        <w:rPr>
          <w:rFonts w:ascii="Times New Roman" w:hAnsi="Times New Roman" w:cs="Times New Roman"/>
          <w:sz w:val="24"/>
          <w:szCs w:val="24"/>
        </w:rPr>
        <w:t xml:space="preserve">Black </w:t>
      </w:r>
      <w:r w:rsidR="00277164">
        <w:rPr>
          <w:rFonts w:ascii="Times New Roman" w:hAnsi="Times New Roman" w:cs="Times New Roman"/>
          <w:sz w:val="24"/>
          <w:szCs w:val="24"/>
        </w:rPr>
        <w:t>Rockfish</w:t>
      </w:r>
      <w:r w:rsidR="00885121">
        <w:rPr>
          <w:rFonts w:ascii="Times New Roman" w:hAnsi="Times New Roman" w:cs="Times New Roman"/>
          <w:sz w:val="24"/>
          <w:szCs w:val="24"/>
        </w:rPr>
        <w:t>, fishery regulations, size limit</w:t>
      </w:r>
      <w:r w:rsidR="007C5B2F">
        <w:rPr>
          <w:rFonts w:ascii="Times New Roman" w:hAnsi="Times New Roman" w:cs="Times New Roman"/>
          <w:sz w:val="24"/>
          <w:szCs w:val="24"/>
        </w:rPr>
        <w:t>.</w:t>
      </w:r>
      <w:r w:rsidR="002C3012">
        <w:rPr>
          <w:rFonts w:ascii="Times New Roman" w:hAnsi="Times New Roman" w:cs="Times New Roman"/>
          <w:b/>
          <w:sz w:val="24"/>
          <w:szCs w:val="24"/>
        </w:rPr>
        <w:br w:type="page"/>
      </w:r>
    </w:p>
    <w:p w14:paraId="3147824B" w14:textId="58604FF5" w:rsidR="00B40F27" w:rsidRPr="007E2CD6" w:rsidRDefault="004946ED">
      <w:pPr>
        <w:spacing w:line="480" w:lineRule="auto"/>
        <w:rPr>
          <w:rFonts w:ascii="Times New Roman" w:hAnsi="Times New Roman" w:cs="Times New Roman"/>
          <w:b/>
          <w:sz w:val="24"/>
          <w:szCs w:val="24"/>
        </w:rPr>
      </w:pPr>
      <w:r w:rsidRPr="007E2CD6">
        <w:rPr>
          <w:rFonts w:ascii="Times New Roman" w:hAnsi="Times New Roman" w:cs="Times New Roman"/>
          <w:b/>
          <w:sz w:val="24"/>
          <w:szCs w:val="24"/>
        </w:rPr>
        <w:lastRenderedPageBreak/>
        <w:t>Abstract</w:t>
      </w:r>
    </w:p>
    <w:p w14:paraId="1F5E3776" w14:textId="77777777" w:rsidR="00B40F27" w:rsidRPr="007E2CD6" w:rsidRDefault="00B40F27">
      <w:pPr>
        <w:spacing w:line="480" w:lineRule="auto"/>
        <w:rPr>
          <w:rFonts w:ascii="Times New Roman" w:hAnsi="Times New Roman" w:cs="Times New Roman"/>
          <w:sz w:val="24"/>
          <w:szCs w:val="24"/>
        </w:rPr>
      </w:pPr>
    </w:p>
    <w:p w14:paraId="52837A92" w14:textId="0D955AB3" w:rsidR="002C3012" w:rsidRDefault="00456BB3" w:rsidP="00B93A57">
      <w:pPr>
        <w:spacing w:line="480" w:lineRule="auto"/>
        <w:rPr>
          <w:rFonts w:ascii="Times New Roman" w:hAnsi="Times New Roman" w:cs="Times New Roman"/>
          <w:b/>
          <w:sz w:val="24"/>
          <w:szCs w:val="24"/>
        </w:rPr>
      </w:pPr>
      <w:r w:rsidRPr="00DAF985">
        <w:rPr>
          <w:rFonts w:ascii="Times New Roman" w:hAnsi="Times New Roman" w:cs="Times New Roman"/>
          <w:sz w:val="24"/>
          <w:szCs w:val="24"/>
          <w:lang w:val="en-US"/>
        </w:rPr>
        <w:t xml:space="preserve">Previous </w:t>
      </w:r>
      <w:r>
        <w:rPr>
          <w:rFonts w:ascii="Times New Roman" w:hAnsi="Times New Roman" w:cs="Times New Roman"/>
          <w:sz w:val="24"/>
          <w:szCs w:val="24"/>
          <w:lang w:val="en-US"/>
        </w:rPr>
        <w:t xml:space="preserve">evaluations of </w:t>
      </w:r>
      <w:r w:rsidRPr="00DAF985">
        <w:rPr>
          <w:rFonts w:ascii="Times New Roman" w:hAnsi="Times New Roman" w:cs="Times New Roman"/>
          <w:sz w:val="24"/>
          <w:szCs w:val="24"/>
          <w:lang w:val="en-US"/>
        </w:rPr>
        <w:t>alternative bag limits ha</w:t>
      </w:r>
      <w:r>
        <w:rPr>
          <w:rFonts w:ascii="Times New Roman" w:hAnsi="Times New Roman" w:cs="Times New Roman"/>
          <w:sz w:val="24"/>
          <w:szCs w:val="24"/>
          <w:lang w:val="en-US"/>
        </w:rPr>
        <w:t>ve been retrospective and have estimated the historical release of fish had</w:t>
      </w:r>
      <w:r w:rsidRPr="00DAF985">
        <w:rPr>
          <w:rFonts w:ascii="Times New Roman" w:hAnsi="Times New Roman" w:cs="Times New Roman"/>
          <w:sz w:val="24"/>
          <w:szCs w:val="24"/>
          <w:lang w:val="en-US"/>
        </w:rPr>
        <w:t xml:space="preserve"> a bag limit been in place. These </w:t>
      </w:r>
      <w:r>
        <w:rPr>
          <w:rFonts w:ascii="Times New Roman" w:hAnsi="Times New Roman" w:cs="Times New Roman"/>
          <w:sz w:val="24"/>
          <w:szCs w:val="24"/>
          <w:lang w:val="en-US"/>
        </w:rPr>
        <w:t>approaches do not provide predictions of bag limit efficacy at varying stock sizes in conjunction with other management regulations.</w:t>
      </w:r>
      <w:r w:rsidR="00C90321">
        <w:rPr>
          <w:rFonts w:ascii="Times New Roman" w:hAnsi="Times New Roman" w:cs="Times New Roman"/>
          <w:sz w:val="24"/>
          <w:szCs w:val="24"/>
          <w:lang w:val="en-US"/>
        </w:rPr>
        <w:t xml:space="preserve"> </w:t>
      </w:r>
      <w:r w:rsidR="7B9FD808" w:rsidRPr="00DAF985">
        <w:rPr>
          <w:rFonts w:ascii="Times New Roman" w:hAnsi="Times New Roman" w:cs="Times New Roman"/>
          <w:sz w:val="24"/>
          <w:szCs w:val="24"/>
          <w:lang w:val="en-US"/>
        </w:rPr>
        <w:t>We developed</w:t>
      </w:r>
      <w:r w:rsidR="6A68796D" w:rsidRPr="00DAF985">
        <w:rPr>
          <w:rFonts w:ascii="Times New Roman" w:hAnsi="Times New Roman" w:cs="Times New Roman"/>
          <w:sz w:val="24"/>
          <w:szCs w:val="24"/>
          <w:lang w:val="en-US"/>
        </w:rPr>
        <w:t xml:space="preserve"> </w:t>
      </w:r>
      <w:r w:rsidR="7B9FD808" w:rsidRPr="00DAF985">
        <w:rPr>
          <w:rFonts w:ascii="Times New Roman" w:hAnsi="Times New Roman" w:cs="Times New Roman"/>
          <w:sz w:val="24"/>
          <w:szCs w:val="24"/>
          <w:lang w:val="en-US"/>
        </w:rPr>
        <w:t>s</w:t>
      </w:r>
      <w:r w:rsidR="235B73B5" w:rsidRPr="00DAF985">
        <w:rPr>
          <w:rFonts w:ascii="Times New Roman" w:hAnsi="Times New Roman" w:cs="Times New Roman"/>
          <w:sz w:val="24"/>
          <w:szCs w:val="24"/>
          <w:lang w:val="en-US"/>
        </w:rPr>
        <w:t>tatistical models</w:t>
      </w:r>
      <w:r w:rsidR="0EB06768" w:rsidRPr="00DAF985">
        <w:rPr>
          <w:rFonts w:ascii="Times New Roman" w:hAnsi="Times New Roman" w:cs="Times New Roman"/>
          <w:sz w:val="24"/>
          <w:szCs w:val="24"/>
          <w:lang w:val="en-US"/>
        </w:rPr>
        <w:t xml:space="preserve"> that</w:t>
      </w:r>
      <w:r w:rsidR="235B73B5" w:rsidRPr="00DAF985">
        <w:rPr>
          <w:rFonts w:ascii="Times New Roman" w:hAnsi="Times New Roman" w:cs="Times New Roman"/>
          <w:sz w:val="24"/>
          <w:szCs w:val="24"/>
          <w:lang w:val="en-US"/>
        </w:rPr>
        <w:t xml:space="preserve"> predict release rate based on a </w:t>
      </w:r>
      <w:r w:rsidR="0EB06768" w:rsidRPr="00DAF985">
        <w:rPr>
          <w:rFonts w:ascii="Times New Roman" w:hAnsi="Times New Roman" w:cs="Times New Roman"/>
          <w:sz w:val="24"/>
          <w:szCs w:val="24"/>
          <w:lang w:val="en-US"/>
        </w:rPr>
        <w:t xml:space="preserve">given </w:t>
      </w:r>
      <w:r w:rsidR="235B73B5" w:rsidRPr="00DAF985">
        <w:rPr>
          <w:rFonts w:ascii="Times New Roman" w:hAnsi="Times New Roman" w:cs="Times New Roman"/>
          <w:sz w:val="24"/>
          <w:szCs w:val="24"/>
          <w:lang w:val="en-US"/>
        </w:rPr>
        <w:t>bag limit and catch rate</w:t>
      </w:r>
      <w:r w:rsidR="0EB06768" w:rsidRPr="00DAF985">
        <w:rPr>
          <w:rFonts w:ascii="Times New Roman" w:hAnsi="Times New Roman" w:cs="Times New Roman"/>
          <w:sz w:val="24"/>
          <w:szCs w:val="24"/>
          <w:lang w:val="en-US"/>
        </w:rPr>
        <w:t xml:space="preserve">. These ‘bag limit models’ </w:t>
      </w:r>
      <w:r w:rsidR="235B73B5" w:rsidRPr="00DAF985">
        <w:rPr>
          <w:rFonts w:ascii="Times New Roman" w:hAnsi="Times New Roman" w:cs="Times New Roman"/>
          <w:sz w:val="24"/>
          <w:szCs w:val="24"/>
          <w:lang w:val="en-US"/>
        </w:rPr>
        <w:t xml:space="preserve">were fitted to logbook data for recreational fisheries of </w:t>
      </w:r>
      <w:r w:rsidR="1256AFB3" w:rsidRPr="00DAF985">
        <w:rPr>
          <w:rFonts w:ascii="Times New Roman" w:hAnsi="Times New Roman" w:cs="Times New Roman"/>
          <w:sz w:val="24"/>
          <w:szCs w:val="24"/>
          <w:lang w:val="en-US"/>
        </w:rPr>
        <w:t xml:space="preserve">California </w:t>
      </w:r>
      <w:r w:rsidR="008030DB">
        <w:rPr>
          <w:rFonts w:ascii="Times New Roman" w:hAnsi="Times New Roman" w:cs="Times New Roman"/>
          <w:sz w:val="24"/>
          <w:szCs w:val="24"/>
          <w:lang w:val="en-US"/>
        </w:rPr>
        <w:t>Halibut</w:t>
      </w:r>
      <w:r w:rsidR="235B73B5" w:rsidRPr="00DAF985">
        <w:rPr>
          <w:rFonts w:ascii="Times New Roman" w:hAnsi="Times New Roman" w:cs="Times New Roman"/>
          <w:sz w:val="24"/>
          <w:szCs w:val="24"/>
          <w:lang w:val="en-US"/>
        </w:rPr>
        <w:t xml:space="preserve"> and </w:t>
      </w:r>
      <w:r w:rsidR="008030DB">
        <w:rPr>
          <w:rFonts w:ascii="Times New Roman" w:hAnsi="Times New Roman" w:cs="Times New Roman"/>
          <w:sz w:val="24"/>
          <w:szCs w:val="24"/>
          <w:lang w:val="en-US"/>
        </w:rPr>
        <w:t>Black Rockfish</w:t>
      </w:r>
      <w:r w:rsidR="235B73B5" w:rsidRPr="00DAF985">
        <w:rPr>
          <w:rFonts w:ascii="Times New Roman" w:hAnsi="Times New Roman" w:cs="Times New Roman"/>
          <w:sz w:val="24"/>
          <w:szCs w:val="24"/>
          <w:lang w:val="en-US"/>
        </w:rPr>
        <w:t xml:space="preserve"> in northern California. </w:t>
      </w:r>
      <w:r w:rsidR="0009268D" w:rsidRPr="00DAF985">
        <w:rPr>
          <w:rFonts w:ascii="Times New Roman" w:hAnsi="Times New Roman" w:cs="Times New Roman"/>
          <w:sz w:val="24"/>
          <w:szCs w:val="24"/>
          <w:lang w:val="en-US"/>
        </w:rPr>
        <w:t>M</w:t>
      </w:r>
      <w:r w:rsidR="235B73B5" w:rsidRPr="00DAF985">
        <w:rPr>
          <w:rFonts w:ascii="Times New Roman" w:hAnsi="Times New Roman" w:cs="Times New Roman"/>
          <w:sz w:val="24"/>
          <w:szCs w:val="24"/>
          <w:lang w:val="en-US"/>
        </w:rPr>
        <w:t>odel</w:t>
      </w:r>
      <w:r w:rsidR="0EB06768" w:rsidRPr="00DAF985">
        <w:rPr>
          <w:rFonts w:ascii="Times New Roman" w:hAnsi="Times New Roman" w:cs="Times New Roman"/>
          <w:sz w:val="24"/>
          <w:szCs w:val="24"/>
          <w:lang w:val="en-US"/>
        </w:rPr>
        <w:t>s</w:t>
      </w:r>
      <w:r w:rsidR="235B73B5" w:rsidRPr="00DAF985">
        <w:rPr>
          <w:rFonts w:ascii="Times New Roman" w:hAnsi="Times New Roman" w:cs="Times New Roman"/>
          <w:sz w:val="24"/>
          <w:szCs w:val="24"/>
          <w:lang w:val="en-US"/>
        </w:rPr>
        <w:t xml:space="preserve"> </w:t>
      </w:r>
      <w:r w:rsidR="0EB06768" w:rsidRPr="00DAF985">
        <w:rPr>
          <w:rFonts w:ascii="Times New Roman" w:hAnsi="Times New Roman" w:cs="Times New Roman"/>
          <w:sz w:val="24"/>
          <w:szCs w:val="24"/>
          <w:lang w:val="en-US"/>
        </w:rPr>
        <w:t>were</w:t>
      </w:r>
      <w:r w:rsidR="235B73B5" w:rsidRPr="00DAF985">
        <w:rPr>
          <w:rFonts w:ascii="Times New Roman" w:hAnsi="Times New Roman" w:cs="Times New Roman"/>
          <w:sz w:val="24"/>
          <w:szCs w:val="24"/>
          <w:lang w:val="en-US"/>
        </w:rPr>
        <w:t xml:space="preserve"> selected</w:t>
      </w:r>
      <w:r w:rsidR="0EB06768" w:rsidRPr="00DAF985">
        <w:rPr>
          <w:rFonts w:ascii="Times New Roman" w:hAnsi="Times New Roman" w:cs="Times New Roman"/>
          <w:sz w:val="24"/>
          <w:szCs w:val="24"/>
          <w:lang w:val="en-US"/>
        </w:rPr>
        <w:t xml:space="preserve"> for each fishery</w:t>
      </w:r>
      <w:r w:rsidR="235B73B5" w:rsidRPr="00DAF985">
        <w:rPr>
          <w:rFonts w:ascii="Times New Roman" w:hAnsi="Times New Roman" w:cs="Times New Roman"/>
          <w:sz w:val="24"/>
          <w:szCs w:val="24"/>
          <w:lang w:val="en-US"/>
        </w:rPr>
        <w:t xml:space="preserve"> that assumed a log-normal distribution of trip</w:t>
      </w:r>
      <w:r>
        <w:rPr>
          <w:rFonts w:ascii="Times New Roman" w:hAnsi="Times New Roman" w:cs="Times New Roman"/>
          <w:sz w:val="24"/>
          <w:szCs w:val="24"/>
          <w:lang w:val="en-US"/>
        </w:rPr>
        <w:t>-</w:t>
      </w:r>
      <w:r w:rsidR="235B73B5" w:rsidRPr="00DAF985">
        <w:rPr>
          <w:rFonts w:ascii="Times New Roman" w:hAnsi="Times New Roman" w:cs="Times New Roman"/>
          <w:sz w:val="24"/>
          <w:szCs w:val="24"/>
          <w:lang w:val="en-US"/>
        </w:rPr>
        <w:t xml:space="preserve">level catch rates with a constant background rate of releases. The selected bag limit models </w:t>
      </w:r>
      <w:r w:rsidR="0075684D" w:rsidRPr="00DAF985">
        <w:rPr>
          <w:rFonts w:ascii="Times New Roman" w:hAnsi="Times New Roman" w:cs="Times New Roman"/>
          <w:sz w:val="24"/>
          <w:szCs w:val="24"/>
          <w:lang w:val="en-US"/>
        </w:rPr>
        <w:t>are a new, previously unav</w:t>
      </w:r>
      <w:r w:rsidR="001225D7" w:rsidRPr="00DAF985">
        <w:rPr>
          <w:rFonts w:ascii="Times New Roman" w:hAnsi="Times New Roman" w:cs="Times New Roman"/>
          <w:sz w:val="24"/>
          <w:szCs w:val="24"/>
          <w:lang w:val="en-US"/>
        </w:rPr>
        <w:t xml:space="preserve">ailable tool, allowing investigation of bag limit management procedures </w:t>
      </w:r>
      <w:r w:rsidR="00F0378D" w:rsidRPr="00DAF985">
        <w:rPr>
          <w:rFonts w:ascii="Times New Roman" w:hAnsi="Times New Roman" w:cs="Times New Roman"/>
          <w:sz w:val="24"/>
          <w:szCs w:val="24"/>
          <w:lang w:val="en-US"/>
        </w:rPr>
        <w:t>in management strategy evaluation (MSE)</w:t>
      </w:r>
      <w:r w:rsidR="003A2406" w:rsidRPr="00DAF985">
        <w:rPr>
          <w:rFonts w:ascii="Times New Roman" w:hAnsi="Times New Roman" w:cs="Times New Roman"/>
          <w:sz w:val="24"/>
          <w:szCs w:val="24"/>
          <w:lang w:val="en-US"/>
        </w:rPr>
        <w:t xml:space="preserve"> </w:t>
      </w:r>
      <w:r w:rsidR="00232C99" w:rsidRPr="00DAF985">
        <w:rPr>
          <w:rFonts w:ascii="Times New Roman" w:hAnsi="Times New Roman" w:cs="Times New Roman"/>
          <w:sz w:val="24"/>
          <w:szCs w:val="24"/>
          <w:lang w:val="en-US"/>
        </w:rPr>
        <w:t xml:space="preserve">to </w:t>
      </w:r>
      <w:r w:rsidR="0EB06768" w:rsidRPr="00DAF985">
        <w:rPr>
          <w:rFonts w:ascii="Times New Roman" w:hAnsi="Times New Roman" w:cs="Times New Roman"/>
          <w:sz w:val="24"/>
          <w:szCs w:val="24"/>
          <w:lang w:val="en-US"/>
        </w:rPr>
        <w:t>evaluat</w:t>
      </w:r>
      <w:r w:rsidR="00232C99" w:rsidRPr="00DAF985">
        <w:rPr>
          <w:rFonts w:ascii="Times New Roman" w:hAnsi="Times New Roman" w:cs="Times New Roman"/>
          <w:sz w:val="24"/>
          <w:szCs w:val="24"/>
          <w:lang w:val="en-US"/>
        </w:rPr>
        <w:t>e performance</w:t>
      </w:r>
      <w:r w:rsidR="235B73B5" w:rsidRPr="00DAF985">
        <w:rPr>
          <w:rFonts w:ascii="Times New Roman" w:hAnsi="Times New Roman" w:cs="Times New Roman"/>
          <w:sz w:val="24"/>
          <w:szCs w:val="24"/>
          <w:lang w:val="en-US"/>
        </w:rPr>
        <w:t xml:space="preserve"> against other regulations such as effort control an</w:t>
      </w:r>
      <w:r w:rsidR="4BB24D14" w:rsidRPr="00DAF985">
        <w:rPr>
          <w:rFonts w:ascii="Times New Roman" w:hAnsi="Times New Roman" w:cs="Times New Roman"/>
          <w:sz w:val="24"/>
          <w:szCs w:val="24"/>
          <w:lang w:val="en-US"/>
        </w:rPr>
        <w:t>d size limits. Operating models were specified from recent stock assessments</w:t>
      </w:r>
      <w:r w:rsidR="0EB06768" w:rsidRPr="00DAF985">
        <w:rPr>
          <w:rFonts w:ascii="Times New Roman" w:hAnsi="Times New Roman" w:cs="Times New Roman"/>
          <w:sz w:val="24"/>
          <w:szCs w:val="24"/>
          <w:lang w:val="en-US"/>
        </w:rPr>
        <w:t xml:space="preserve"> </w:t>
      </w:r>
      <w:r w:rsidR="003A2406" w:rsidRPr="00DAF985">
        <w:rPr>
          <w:rFonts w:ascii="Times New Roman" w:hAnsi="Times New Roman" w:cs="Times New Roman"/>
          <w:sz w:val="24"/>
          <w:szCs w:val="24"/>
          <w:lang w:val="en-US"/>
        </w:rPr>
        <w:t>for both species</w:t>
      </w:r>
      <w:r>
        <w:rPr>
          <w:rFonts w:ascii="Times New Roman" w:hAnsi="Times New Roman" w:cs="Times New Roman"/>
          <w:sz w:val="24"/>
          <w:szCs w:val="24"/>
          <w:lang w:val="en-US"/>
        </w:rPr>
        <w:t xml:space="preserve"> and used to conduct projections to test the efficacy of various management options</w:t>
      </w:r>
      <w:r w:rsidR="4BB24D14" w:rsidRPr="00DAF985">
        <w:rPr>
          <w:rFonts w:ascii="Times New Roman" w:hAnsi="Times New Roman" w:cs="Times New Roman"/>
          <w:sz w:val="24"/>
          <w:szCs w:val="24"/>
          <w:lang w:val="en-US"/>
        </w:rPr>
        <w:t xml:space="preserve">. </w:t>
      </w:r>
      <w:r w:rsidR="00CE72D2" w:rsidRPr="00CE72D2">
        <w:rPr>
          <w:rFonts w:ascii="Times New Roman" w:hAnsi="Times New Roman" w:cs="Times New Roman"/>
          <w:sz w:val="24"/>
          <w:szCs w:val="24"/>
          <w:lang w:val="en-US"/>
        </w:rPr>
        <w:t xml:space="preserve">Simulations indicate that the current suite of regulations are unlikely to lead to overexploitation of Halibut and Black Rockfish. </w:t>
      </w:r>
      <w:r w:rsidR="000213FB" w:rsidRPr="00DAF985">
        <w:rPr>
          <w:rFonts w:ascii="Times New Roman" w:hAnsi="Times New Roman" w:cs="Times New Roman"/>
          <w:sz w:val="24"/>
          <w:szCs w:val="24"/>
          <w:lang w:val="en-US"/>
        </w:rPr>
        <w:t>Simulat</w:t>
      </w:r>
      <w:r w:rsidR="000213FB">
        <w:rPr>
          <w:rFonts w:ascii="Times New Roman" w:hAnsi="Times New Roman" w:cs="Times New Roman"/>
          <w:sz w:val="24"/>
          <w:szCs w:val="24"/>
          <w:lang w:val="en-US"/>
        </w:rPr>
        <w:t>ion</w:t>
      </w:r>
      <w:r w:rsidR="000213FB" w:rsidRPr="00DAF985">
        <w:rPr>
          <w:rFonts w:ascii="Times New Roman" w:hAnsi="Times New Roman" w:cs="Times New Roman"/>
          <w:sz w:val="24"/>
          <w:szCs w:val="24"/>
          <w:lang w:val="en-US"/>
        </w:rPr>
        <w:t xml:space="preserve"> </w:t>
      </w:r>
      <w:r w:rsidR="006511F4" w:rsidRPr="00DAF985">
        <w:rPr>
          <w:rFonts w:ascii="Times New Roman" w:hAnsi="Times New Roman" w:cs="Times New Roman"/>
          <w:sz w:val="24"/>
          <w:szCs w:val="24"/>
          <w:lang w:val="en-US"/>
        </w:rPr>
        <w:t xml:space="preserve">projections revealed that </w:t>
      </w:r>
      <w:r w:rsidR="008722D9">
        <w:rPr>
          <w:rFonts w:ascii="Times New Roman" w:hAnsi="Times New Roman" w:cs="Times New Roman"/>
          <w:sz w:val="24"/>
          <w:szCs w:val="24"/>
          <w:lang w:val="en-US"/>
        </w:rPr>
        <w:t>bag limit</w:t>
      </w:r>
      <w:r w:rsidR="006511F4" w:rsidRPr="00DAF985">
        <w:rPr>
          <w:rFonts w:ascii="Times New Roman" w:hAnsi="Times New Roman" w:cs="Times New Roman"/>
          <w:sz w:val="24"/>
          <w:szCs w:val="24"/>
          <w:lang w:val="en-US"/>
        </w:rPr>
        <w:t xml:space="preserve">s </w:t>
      </w:r>
      <w:r w:rsidR="00854FF3">
        <w:rPr>
          <w:rFonts w:ascii="Times New Roman" w:hAnsi="Times New Roman" w:cs="Times New Roman"/>
          <w:sz w:val="24"/>
          <w:szCs w:val="24"/>
          <w:lang w:val="en-US"/>
        </w:rPr>
        <w:t xml:space="preserve">alone </w:t>
      </w:r>
      <w:r w:rsidR="006511F4" w:rsidRPr="00DAF985">
        <w:rPr>
          <w:rFonts w:ascii="Times New Roman" w:hAnsi="Times New Roman" w:cs="Times New Roman"/>
          <w:sz w:val="24"/>
          <w:szCs w:val="24"/>
          <w:lang w:val="en-US"/>
        </w:rPr>
        <w:t>are unlikely to provide protection against overexploitation, particularly when stock sizes are low, and may incur more costly trade-offs to achieve conservation benefits comparable with other regulations.</w:t>
      </w:r>
      <w:r w:rsidR="002C3012">
        <w:rPr>
          <w:rFonts w:ascii="Times New Roman" w:hAnsi="Times New Roman" w:cs="Times New Roman"/>
          <w:b/>
          <w:sz w:val="24"/>
          <w:szCs w:val="24"/>
        </w:rPr>
        <w:br w:type="page"/>
      </w:r>
    </w:p>
    <w:p w14:paraId="7491657B" w14:textId="6D76B455" w:rsidR="00CE12AA" w:rsidRPr="007E2CD6" w:rsidRDefault="005E1D00">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1. </w:t>
      </w:r>
      <w:r w:rsidR="004946ED" w:rsidRPr="007E2CD6">
        <w:rPr>
          <w:rFonts w:ascii="Times New Roman" w:hAnsi="Times New Roman" w:cs="Times New Roman"/>
          <w:b/>
          <w:sz w:val="24"/>
          <w:szCs w:val="24"/>
        </w:rPr>
        <w:t>Introduction</w:t>
      </w:r>
    </w:p>
    <w:p w14:paraId="453491FB" w14:textId="66B2835F" w:rsidR="00B40F27" w:rsidRPr="007E2CD6" w:rsidRDefault="66CAA848" w:rsidP="2E7551DE">
      <w:pPr>
        <w:spacing w:line="480" w:lineRule="auto"/>
        <w:rPr>
          <w:rFonts w:ascii="Times New Roman" w:hAnsi="Times New Roman" w:cs="Times New Roman"/>
          <w:sz w:val="24"/>
          <w:szCs w:val="24"/>
          <w:lang w:val="en-US"/>
        </w:rPr>
      </w:pPr>
      <w:r w:rsidRPr="2880E9FB">
        <w:rPr>
          <w:rFonts w:ascii="Times New Roman" w:hAnsi="Times New Roman" w:cs="Times New Roman"/>
          <w:sz w:val="24"/>
          <w:szCs w:val="24"/>
          <w:lang w:val="en-US"/>
        </w:rPr>
        <w:t>Bag limit regulations (also known as ‘retention limits’, ‘possession limits’ and ‘harvest limits’) are used widely in the management of freshwater and marine recreational fisheries throughout North America (e.g., Anon 2024, CDFW 2024, DFO 2024, FFWCC 2024, Government of British Columbia 2024) and globally, for example in Australia (Government of Tasmania 2024, Government of Western Australia 2024) and New Zealand (New Zealand Government 2024). Expressed as a maximum number of fish that can be retained on a daily trip for an individual angler</w:t>
      </w:r>
      <w:r w:rsidR="351C1BB2" w:rsidRPr="2880E9FB">
        <w:rPr>
          <w:rFonts w:ascii="Times New Roman" w:hAnsi="Times New Roman" w:cs="Times New Roman"/>
          <w:sz w:val="24"/>
          <w:szCs w:val="24"/>
          <w:lang w:val="en-US"/>
        </w:rPr>
        <w:t xml:space="preserve">, </w:t>
      </w:r>
      <w:r w:rsidRPr="2880E9FB">
        <w:rPr>
          <w:rFonts w:ascii="Times New Roman" w:hAnsi="Times New Roman" w:cs="Times New Roman"/>
          <w:sz w:val="24"/>
          <w:szCs w:val="24"/>
          <w:lang w:val="en-US"/>
        </w:rPr>
        <w:t>a bag limit prescribes a maximum retain</w:t>
      </w:r>
      <w:r w:rsidR="00EF3C71">
        <w:rPr>
          <w:rFonts w:ascii="Times New Roman" w:hAnsi="Times New Roman" w:cs="Times New Roman"/>
          <w:sz w:val="24"/>
          <w:szCs w:val="24"/>
          <w:lang w:val="en-US"/>
        </w:rPr>
        <w:t>able</w:t>
      </w:r>
      <w:r w:rsidRPr="2880E9FB">
        <w:rPr>
          <w:rFonts w:ascii="Times New Roman" w:hAnsi="Times New Roman" w:cs="Times New Roman"/>
          <w:sz w:val="24"/>
          <w:szCs w:val="24"/>
          <w:lang w:val="en-US"/>
        </w:rPr>
        <w:t xml:space="preserve"> catch rate</w:t>
      </w:r>
      <w:r w:rsidR="31DBA66E" w:rsidRPr="2880E9FB">
        <w:rPr>
          <w:rFonts w:ascii="Times New Roman" w:hAnsi="Times New Roman" w:cs="Times New Roman"/>
          <w:sz w:val="24"/>
          <w:szCs w:val="24"/>
          <w:lang w:val="en-US"/>
        </w:rPr>
        <w:t>. It follows that bag limits are</w:t>
      </w:r>
      <w:r w:rsidRPr="2880E9FB">
        <w:rPr>
          <w:rFonts w:ascii="Times New Roman" w:hAnsi="Times New Roman" w:cs="Times New Roman"/>
          <w:sz w:val="24"/>
          <w:szCs w:val="24"/>
          <w:lang w:val="en-US"/>
        </w:rPr>
        <w:t xml:space="preserve"> most likely to </w:t>
      </w:r>
      <w:r w:rsidR="19AFDC29" w:rsidRPr="2880E9FB">
        <w:rPr>
          <w:rFonts w:ascii="Times New Roman" w:hAnsi="Times New Roman" w:cs="Times New Roman"/>
          <w:sz w:val="24"/>
          <w:szCs w:val="24"/>
          <w:lang w:val="en-US"/>
        </w:rPr>
        <w:t xml:space="preserve">restrict the catch of </w:t>
      </w:r>
      <w:r w:rsidR="31DBA66E" w:rsidRPr="2880E9FB">
        <w:rPr>
          <w:rFonts w:ascii="Times New Roman" w:hAnsi="Times New Roman" w:cs="Times New Roman"/>
          <w:sz w:val="24"/>
          <w:szCs w:val="24"/>
          <w:lang w:val="en-US"/>
        </w:rPr>
        <w:t xml:space="preserve">more </w:t>
      </w:r>
      <w:r w:rsidRPr="2880E9FB">
        <w:rPr>
          <w:rFonts w:ascii="Times New Roman" w:hAnsi="Times New Roman" w:cs="Times New Roman"/>
          <w:sz w:val="24"/>
          <w:szCs w:val="24"/>
          <w:lang w:val="en-US"/>
        </w:rPr>
        <w:t>skilled fishers and those operating in times or locations of relatively high abundance. For a given level of fishing effort, the ability of bag limits to control fishery exploitation depends on</w:t>
      </w:r>
      <w:r w:rsidR="31DBA66E" w:rsidRPr="2880E9FB">
        <w:rPr>
          <w:rFonts w:ascii="Times New Roman" w:hAnsi="Times New Roman" w:cs="Times New Roman"/>
          <w:sz w:val="24"/>
          <w:szCs w:val="24"/>
          <w:lang w:val="en-US"/>
        </w:rPr>
        <w:t xml:space="preserve"> </w:t>
      </w:r>
      <w:r w:rsidRPr="2880E9FB">
        <w:rPr>
          <w:rFonts w:ascii="Times New Roman" w:hAnsi="Times New Roman" w:cs="Times New Roman"/>
          <w:sz w:val="24"/>
          <w:szCs w:val="24"/>
          <w:lang w:val="en-US"/>
        </w:rPr>
        <w:t>post-release mortality of discarded fish, and angler behavior</w:t>
      </w:r>
      <w:r w:rsidR="31DBA66E" w:rsidRPr="2880E9FB">
        <w:rPr>
          <w:rFonts w:ascii="Times New Roman" w:hAnsi="Times New Roman" w:cs="Times New Roman"/>
          <w:sz w:val="24"/>
          <w:szCs w:val="24"/>
          <w:lang w:val="en-US"/>
        </w:rPr>
        <w:t>s</w:t>
      </w:r>
      <w:r w:rsidRPr="2880E9FB">
        <w:rPr>
          <w:rFonts w:ascii="Times New Roman" w:hAnsi="Times New Roman" w:cs="Times New Roman"/>
          <w:sz w:val="24"/>
          <w:szCs w:val="24"/>
          <w:lang w:val="en-US"/>
        </w:rPr>
        <w:t xml:space="preserve"> such as the continued targeting of species after a </w:t>
      </w:r>
      <w:r w:rsidR="008722D9">
        <w:rPr>
          <w:rFonts w:ascii="Times New Roman" w:hAnsi="Times New Roman" w:cs="Times New Roman"/>
          <w:sz w:val="24"/>
          <w:szCs w:val="24"/>
          <w:lang w:val="en-US"/>
        </w:rPr>
        <w:t>bag limit</w:t>
      </w:r>
      <w:r w:rsidRPr="2880E9FB">
        <w:rPr>
          <w:rFonts w:ascii="Times New Roman" w:hAnsi="Times New Roman" w:cs="Times New Roman"/>
          <w:sz w:val="24"/>
          <w:szCs w:val="24"/>
          <w:lang w:val="en-US"/>
        </w:rPr>
        <w:t xml:space="preserve"> has been met</w:t>
      </w:r>
      <w:r w:rsidR="000213FB">
        <w:rPr>
          <w:rFonts w:ascii="Times New Roman" w:hAnsi="Times New Roman" w:cs="Times New Roman"/>
          <w:sz w:val="24"/>
          <w:szCs w:val="24"/>
          <w:lang w:val="en-US"/>
        </w:rPr>
        <w:t>,</w:t>
      </w:r>
      <w:r w:rsidR="31DBA66E" w:rsidRPr="2880E9FB">
        <w:rPr>
          <w:rFonts w:ascii="Times New Roman" w:hAnsi="Times New Roman" w:cs="Times New Roman"/>
          <w:sz w:val="24"/>
          <w:szCs w:val="24"/>
          <w:lang w:val="en-US"/>
        </w:rPr>
        <w:t xml:space="preserve"> and high-grading</w:t>
      </w:r>
      <w:r w:rsidR="006C2E98">
        <w:rPr>
          <w:rFonts w:ascii="Times New Roman" w:hAnsi="Times New Roman" w:cs="Times New Roman"/>
          <w:sz w:val="24"/>
          <w:szCs w:val="24"/>
          <w:lang w:val="en-US"/>
        </w:rPr>
        <w:t xml:space="preserve"> (staying within a </w:t>
      </w:r>
      <w:r w:rsidR="008722D9">
        <w:rPr>
          <w:rFonts w:ascii="Times New Roman" w:hAnsi="Times New Roman" w:cs="Times New Roman"/>
          <w:sz w:val="24"/>
          <w:szCs w:val="24"/>
          <w:lang w:val="en-US"/>
        </w:rPr>
        <w:t>bag limit</w:t>
      </w:r>
      <w:r w:rsidR="006C2E98">
        <w:rPr>
          <w:rFonts w:ascii="Times New Roman" w:hAnsi="Times New Roman" w:cs="Times New Roman"/>
          <w:sz w:val="24"/>
          <w:szCs w:val="24"/>
          <w:lang w:val="en-US"/>
        </w:rPr>
        <w:t xml:space="preserve"> by releasing smaller fish in favor of larger fish that are caught subsequently)</w:t>
      </w:r>
      <w:r w:rsidRPr="2880E9FB">
        <w:rPr>
          <w:rFonts w:ascii="Times New Roman" w:hAnsi="Times New Roman" w:cs="Times New Roman"/>
          <w:sz w:val="24"/>
          <w:szCs w:val="24"/>
          <w:lang w:val="en-US"/>
        </w:rPr>
        <w:t>.</w:t>
      </w:r>
      <w:r w:rsidR="00EE0282" w:rsidRPr="00EE0282">
        <w:rPr>
          <w:rFonts w:ascii="Times New Roman" w:hAnsi="Times New Roman" w:cs="Times New Roman"/>
          <w:sz w:val="24"/>
          <w:szCs w:val="24"/>
          <w:lang w:val="en-US"/>
        </w:rPr>
        <w:t xml:space="preserve"> </w:t>
      </w:r>
      <w:r w:rsidR="00EE0282" w:rsidRPr="00270A1C">
        <w:rPr>
          <w:rFonts w:ascii="Times New Roman" w:hAnsi="Times New Roman" w:cs="Times New Roman"/>
          <w:sz w:val="24"/>
          <w:szCs w:val="24"/>
        </w:rPr>
        <w:t xml:space="preserve">A constant bag limit can be expected to limit fishery exploitation most strongly when catch rates are high (supported by large stocks) and </w:t>
      </w:r>
      <w:r w:rsidR="00EE0282">
        <w:rPr>
          <w:rFonts w:ascii="Times New Roman" w:hAnsi="Times New Roman" w:cs="Times New Roman"/>
          <w:sz w:val="24"/>
          <w:szCs w:val="24"/>
        </w:rPr>
        <w:t>post-release</w:t>
      </w:r>
      <w:r w:rsidR="00EE0282" w:rsidRPr="00270A1C">
        <w:rPr>
          <w:rFonts w:ascii="Times New Roman" w:hAnsi="Times New Roman" w:cs="Times New Roman"/>
          <w:sz w:val="24"/>
          <w:szCs w:val="24"/>
        </w:rPr>
        <w:t xml:space="preserve"> mortality is </w:t>
      </w:r>
      <w:r w:rsidR="000213FB">
        <w:rPr>
          <w:rFonts w:ascii="Times New Roman" w:hAnsi="Times New Roman" w:cs="Times New Roman"/>
          <w:sz w:val="24"/>
          <w:szCs w:val="24"/>
        </w:rPr>
        <w:t>negligible</w:t>
      </w:r>
      <w:r w:rsidR="00EE0282" w:rsidRPr="00270A1C">
        <w:rPr>
          <w:rFonts w:ascii="Times New Roman" w:hAnsi="Times New Roman" w:cs="Times New Roman"/>
          <w:sz w:val="24"/>
          <w:szCs w:val="24"/>
        </w:rPr>
        <w:t>.</w:t>
      </w:r>
      <w:r w:rsidRPr="2880E9FB">
        <w:rPr>
          <w:rFonts w:ascii="Times New Roman" w:hAnsi="Times New Roman" w:cs="Times New Roman"/>
          <w:sz w:val="24"/>
          <w:szCs w:val="24"/>
          <w:lang w:val="en-US"/>
        </w:rPr>
        <w:t xml:space="preserve"> </w:t>
      </w:r>
      <w:r w:rsidR="31DBA66E" w:rsidRPr="2880E9FB">
        <w:rPr>
          <w:rFonts w:ascii="Times New Roman" w:hAnsi="Times New Roman" w:cs="Times New Roman"/>
          <w:sz w:val="24"/>
          <w:szCs w:val="24"/>
          <w:lang w:val="en-US"/>
        </w:rPr>
        <w:t>When they are effective, bag limits can be seen as a hybrid of an output control (catches) and an input control (fishing effort).</w:t>
      </w:r>
    </w:p>
    <w:p w14:paraId="0CD133B0" w14:textId="77777777" w:rsidR="00B40F27" w:rsidRPr="007E2CD6" w:rsidRDefault="00B40F27">
      <w:pPr>
        <w:spacing w:line="480" w:lineRule="auto"/>
        <w:rPr>
          <w:rFonts w:ascii="Times New Roman" w:hAnsi="Times New Roman" w:cs="Times New Roman"/>
          <w:sz w:val="24"/>
          <w:szCs w:val="24"/>
        </w:rPr>
      </w:pPr>
    </w:p>
    <w:p w14:paraId="50B890D2" w14:textId="5F9FA3F9" w:rsidR="00B40F27" w:rsidRPr="007E2CD6" w:rsidRDefault="004946ED" w:rsidP="2E7551DE">
      <w:pPr>
        <w:spacing w:line="480" w:lineRule="auto"/>
        <w:rPr>
          <w:rFonts w:ascii="Times New Roman" w:hAnsi="Times New Roman" w:cs="Times New Roman"/>
          <w:sz w:val="24"/>
          <w:szCs w:val="24"/>
          <w:lang w:val="en-US"/>
        </w:rPr>
      </w:pPr>
      <w:r w:rsidRPr="78784B4A">
        <w:rPr>
          <w:rFonts w:ascii="Times New Roman" w:hAnsi="Times New Roman" w:cs="Times New Roman"/>
          <w:sz w:val="24"/>
          <w:szCs w:val="24"/>
          <w:lang w:val="en-US"/>
        </w:rPr>
        <w:t xml:space="preserve">The efficacy of bag limits as a tool in fisheries management has not been investigated as thoroughly as other regulations such as minimum size limits (Homans and Ruliffson 1999; Moreau &amp; Matthias 2018), gear restrictions (Carvalho and Humphries 2022, Graham et al. 2007, Renren et al. 2022) and spatio-temporal closures to fishing (Chagaris et al. 2019, Hilborn et al. 2004, Lester et al., 2009, Poulton et al. 2023). </w:t>
      </w:r>
      <w:r w:rsidR="009937F8">
        <w:rPr>
          <w:rFonts w:ascii="Times New Roman" w:hAnsi="Times New Roman" w:cs="Times New Roman"/>
          <w:sz w:val="24"/>
          <w:szCs w:val="24"/>
          <w:lang w:val="en-US"/>
        </w:rPr>
        <w:t>Most studies of bag limits have</w:t>
      </w:r>
      <w:r w:rsidR="009937F8" w:rsidRPr="78784B4A">
        <w:rPr>
          <w:rFonts w:ascii="Times New Roman" w:hAnsi="Times New Roman" w:cs="Times New Roman"/>
          <w:sz w:val="24"/>
          <w:szCs w:val="24"/>
          <w:lang w:val="en-US"/>
        </w:rPr>
        <w:t xml:space="preserve"> focus</w:t>
      </w:r>
      <w:r w:rsidR="009937F8">
        <w:rPr>
          <w:rFonts w:ascii="Times New Roman" w:hAnsi="Times New Roman" w:cs="Times New Roman"/>
          <w:sz w:val="24"/>
          <w:szCs w:val="24"/>
          <w:lang w:val="en-US"/>
        </w:rPr>
        <w:t>ed</w:t>
      </w:r>
      <w:r w:rsidR="009937F8" w:rsidRPr="78784B4A">
        <w:rPr>
          <w:rFonts w:ascii="Times New Roman" w:hAnsi="Times New Roman" w:cs="Times New Roman"/>
          <w:sz w:val="24"/>
          <w:szCs w:val="24"/>
          <w:lang w:val="en-US"/>
        </w:rPr>
        <w:t xml:space="preserve"> on </w:t>
      </w:r>
      <w:r w:rsidR="009937F8" w:rsidRPr="78784B4A">
        <w:rPr>
          <w:rFonts w:ascii="Times New Roman" w:hAnsi="Times New Roman" w:cs="Times New Roman"/>
          <w:sz w:val="24"/>
          <w:szCs w:val="24"/>
          <w:lang w:val="en-US"/>
        </w:rPr>
        <w:lastRenderedPageBreak/>
        <w:t>economic theory (e.g., Woodward and Griffin 2003; Scrogin et al. 2004) and compliance (e.g., Wilberg 2009, Holzer and McConnell 2017).</w:t>
      </w:r>
      <w:r w:rsidR="009636F9">
        <w:rPr>
          <w:rFonts w:ascii="Times New Roman" w:hAnsi="Times New Roman" w:cs="Times New Roman"/>
          <w:sz w:val="24"/>
          <w:szCs w:val="24"/>
          <w:lang w:val="en-US"/>
        </w:rPr>
        <w:t xml:space="preserve"> </w:t>
      </w:r>
      <w:r w:rsidR="00106F2B">
        <w:rPr>
          <w:rFonts w:ascii="Times New Roman" w:hAnsi="Times New Roman" w:cs="Times New Roman"/>
          <w:sz w:val="24"/>
          <w:szCs w:val="24"/>
          <w:lang w:val="en-US"/>
        </w:rPr>
        <w:t xml:space="preserve">Those studies implementing population dynamics models </w:t>
      </w:r>
      <w:r w:rsidR="009636F9" w:rsidRPr="2880E9FB">
        <w:rPr>
          <w:rFonts w:ascii="Times New Roman" w:hAnsi="Times New Roman" w:cs="Times New Roman"/>
          <w:sz w:val="24"/>
          <w:szCs w:val="24"/>
          <w:lang w:val="en-US"/>
        </w:rPr>
        <w:t xml:space="preserve">have </w:t>
      </w:r>
      <w:r w:rsidR="00CA01DC">
        <w:rPr>
          <w:rFonts w:ascii="Times New Roman" w:hAnsi="Times New Roman" w:cs="Times New Roman"/>
          <w:sz w:val="24"/>
          <w:szCs w:val="24"/>
          <w:lang w:val="en-US"/>
        </w:rPr>
        <w:t>used</w:t>
      </w:r>
      <w:r w:rsidR="009636F9" w:rsidRPr="2880E9FB">
        <w:rPr>
          <w:rFonts w:ascii="Times New Roman" w:hAnsi="Times New Roman" w:cs="Times New Roman"/>
          <w:sz w:val="24"/>
          <w:szCs w:val="24"/>
          <w:lang w:val="en-US"/>
        </w:rPr>
        <w:t xml:space="preserve"> relatively simple </w:t>
      </w:r>
      <w:r w:rsidR="00CA01DC">
        <w:rPr>
          <w:rFonts w:ascii="Times New Roman" w:hAnsi="Times New Roman" w:cs="Times New Roman"/>
          <w:sz w:val="24"/>
          <w:szCs w:val="24"/>
          <w:lang w:val="en-US"/>
        </w:rPr>
        <w:t>frameworks</w:t>
      </w:r>
      <w:r w:rsidR="009636F9" w:rsidRPr="2880E9FB">
        <w:rPr>
          <w:rFonts w:ascii="Times New Roman" w:hAnsi="Times New Roman" w:cs="Times New Roman"/>
          <w:sz w:val="24"/>
          <w:szCs w:val="24"/>
          <w:lang w:val="en-US"/>
        </w:rPr>
        <w:t xml:space="preserve"> (e.g., Porch and Fox 1990, Cox et. al. 2002, Powell et al. 2010, Tetzlaff et al. 2013).</w:t>
      </w:r>
      <w:r w:rsidR="00BB2F77">
        <w:rPr>
          <w:rFonts w:ascii="Times New Roman" w:hAnsi="Times New Roman" w:cs="Times New Roman"/>
          <w:sz w:val="24"/>
          <w:szCs w:val="24"/>
          <w:lang w:val="en-US"/>
        </w:rPr>
        <w:t xml:space="preserve"> </w:t>
      </w:r>
      <w:r w:rsidR="00BB2F77" w:rsidRPr="2880E9FB">
        <w:rPr>
          <w:rFonts w:ascii="Times New Roman" w:hAnsi="Times New Roman" w:cs="Times New Roman"/>
          <w:sz w:val="24"/>
          <w:szCs w:val="24"/>
          <w:lang w:val="en-US"/>
        </w:rPr>
        <w:t xml:space="preserve">Current </w:t>
      </w:r>
      <w:r w:rsidR="00BB2F77">
        <w:rPr>
          <w:rFonts w:ascii="Times New Roman" w:hAnsi="Times New Roman" w:cs="Times New Roman"/>
          <w:sz w:val="24"/>
          <w:szCs w:val="24"/>
          <w:lang w:val="en-US"/>
        </w:rPr>
        <w:t xml:space="preserve">decision support </w:t>
      </w:r>
      <w:r w:rsidR="00BB2F77" w:rsidRPr="2880E9FB">
        <w:rPr>
          <w:rFonts w:ascii="Times New Roman" w:hAnsi="Times New Roman" w:cs="Times New Roman"/>
          <w:sz w:val="24"/>
          <w:szCs w:val="24"/>
          <w:lang w:val="en-US"/>
        </w:rPr>
        <w:t xml:space="preserve">tools </w:t>
      </w:r>
      <w:r w:rsidR="004263BD">
        <w:rPr>
          <w:rFonts w:ascii="Times New Roman" w:hAnsi="Times New Roman" w:cs="Times New Roman"/>
          <w:sz w:val="24"/>
          <w:szCs w:val="24"/>
          <w:lang w:val="en-US"/>
        </w:rPr>
        <w:t>for</w:t>
      </w:r>
      <w:r w:rsidR="00BB2F77" w:rsidRPr="2880E9FB">
        <w:rPr>
          <w:rFonts w:ascii="Times New Roman" w:hAnsi="Times New Roman" w:cs="Times New Roman"/>
          <w:sz w:val="24"/>
          <w:szCs w:val="24"/>
          <w:lang w:val="en-US"/>
        </w:rPr>
        <w:t xml:space="preserve"> bag limit regulations are limited to simple arithmetic approaches such as The U.S. National Oceanic and Atmospheric Administration’s bag limit calculator (NOAA 2022). Such tools do not examine the interaction between bag limits and other management policies, </w:t>
      </w:r>
      <w:r w:rsidR="006C2E98">
        <w:rPr>
          <w:rFonts w:ascii="Times New Roman" w:hAnsi="Times New Roman" w:cs="Times New Roman"/>
          <w:sz w:val="24"/>
          <w:szCs w:val="24"/>
          <w:lang w:val="en-US"/>
        </w:rPr>
        <w:t xml:space="preserve">they do not </w:t>
      </w:r>
      <w:r w:rsidR="00BB2F77" w:rsidRPr="2880E9FB">
        <w:rPr>
          <w:rFonts w:ascii="Times New Roman" w:hAnsi="Times New Roman" w:cs="Times New Roman"/>
          <w:sz w:val="24"/>
          <w:szCs w:val="24"/>
          <w:lang w:val="en-US"/>
        </w:rPr>
        <w:t>account for feedback with stock dynamics</w:t>
      </w:r>
      <w:r w:rsidR="006C2E98">
        <w:rPr>
          <w:rFonts w:ascii="Times New Roman" w:hAnsi="Times New Roman" w:cs="Times New Roman"/>
          <w:sz w:val="24"/>
          <w:szCs w:val="24"/>
          <w:lang w:val="en-US"/>
        </w:rPr>
        <w:t>,</w:t>
      </w:r>
      <w:r w:rsidR="00BB2F77" w:rsidRPr="2880E9FB">
        <w:rPr>
          <w:rFonts w:ascii="Times New Roman" w:hAnsi="Times New Roman" w:cs="Times New Roman"/>
          <w:sz w:val="24"/>
          <w:szCs w:val="24"/>
          <w:lang w:val="en-US"/>
        </w:rPr>
        <w:t xml:space="preserve"> </w:t>
      </w:r>
      <w:r w:rsidR="00CD14A2">
        <w:rPr>
          <w:rFonts w:ascii="Times New Roman" w:hAnsi="Times New Roman" w:cs="Times New Roman"/>
          <w:sz w:val="24"/>
          <w:szCs w:val="24"/>
          <w:lang w:val="en-US"/>
        </w:rPr>
        <w:t>or</w:t>
      </w:r>
      <w:r w:rsidR="00BB2F77" w:rsidRPr="2880E9FB">
        <w:rPr>
          <w:rFonts w:ascii="Times New Roman" w:hAnsi="Times New Roman" w:cs="Times New Roman"/>
          <w:sz w:val="24"/>
          <w:szCs w:val="24"/>
          <w:lang w:val="en-US"/>
        </w:rPr>
        <w:t xml:space="preserve"> </w:t>
      </w:r>
      <w:r w:rsidR="006C2E98">
        <w:rPr>
          <w:rFonts w:ascii="Times New Roman" w:hAnsi="Times New Roman" w:cs="Times New Roman"/>
          <w:sz w:val="24"/>
          <w:szCs w:val="24"/>
          <w:lang w:val="en-US"/>
        </w:rPr>
        <w:t>allow for the investigation of</w:t>
      </w:r>
      <w:r w:rsidR="00BB2F77" w:rsidRPr="2880E9FB">
        <w:rPr>
          <w:rFonts w:ascii="Times New Roman" w:hAnsi="Times New Roman" w:cs="Times New Roman"/>
          <w:sz w:val="24"/>
          <w:szCs w:val="24"/>
          <w:lang w:val="en-US"/>
        </w:rPr>
        <w:t xml:space="preserve"> dynamic regulations that respond to updated fishery data.</w:t>
      </w:r>
      <w:r w:rsidR="006C2E98">
        <w:rPr>
          <w:rFonts w:ascii="Times New Roman" w:hAnsi="Times New Roman" w:cs="Times New Roman"/>
          <w:sz w:val="24"/>
          <w:szCs w:val="24"/>
          <w:lang w:val="en-US"/>
        </w:rPr>
        <w:t xml:space="preserve"> </w:t>
      </w:r>
      <w:r w:rsidR="000213FB">
        <w:rPr>
          <w:rFonts w:ascii="Times New Roman" w:hAnsi="Times New Roman" w:cs="Times New Roman"/>
          <w:sz w:val="24"/>
          <w:szCs w:val="24"/>
          <w:lang w:val="en-US"/>
        </w:rPr>
        <w:t xml:space="preserve">Fisheries managers are increasingly </w:t>
      </w:r>
      <w:r w:rsidR="006C2E98">
        <w:rPr>
          <w:rFonts w:ascii="Times New Roman" w:hAnsi="Times New Roman" w:cs="Times New Roman"/>
          <w:sz w:val="24"/>
          <w:szCs w:val="24"/>
          <w:lang w:val="en-US"/>
        </w:rPr>
        <w:t>applying</w:t>
      </w:r>
      <w:r w:rsidR="000213FB">
        <w:rPr>
          <w:rFonts w:ascii="Times New Roman" w:hAnsi="Times New Roman" w:cs="Times New Roman"/>
          <w:sz w:val="24"/>
          <w:szCs w:val="24"/>
          <w:lang w:val="en-US"/>
        </w:rPr>
        <w:t xml:space="preserve"> </w:t>
      </w:r>
      <w:r w:rsidR="006C2E98">
        <w:rPr>
          <w:rFonts w:ascii="Times New Roman" w:hAnsi="Times New Roman" w:cs="Times New Roman"/>
          <w:sz w:val="24"/>
          <w:szCs w:val="24"/>
          <w:lang w:val="en-US"/>
        </w:rPr>
        <w:t xml:space="preserve">Management Strategy Evaluation (MSE) for testing </w:t>
      </w:r>
      <w:r w:rsidR="001003BB">
        <w:rPr>
          <w:rFonts w:ascii="Times New Roman" w:hAnsi="Times New Roman" w:cs="Times New Roman"/>
          <w:sz w:val="24"/>
          <w:szCs w:val="24"/>
          <w:lang w:val="en-US"/>
        </w:rPr>
        <w:t>M</w:t>
      </w:r>
      <w:r w:rsidR="000213FB">
        <w:rPr>
          <w:rFonts w:ascii="Times New Roman" w:hAnsi="Times New Roman" w:cs="Times New Roman"/>
          <w:sz w:val="24"/>
          <w:szCs w:val="24"/>
          <w:lang w:val="en-US"/>
        </w:rPr>
        <w:t xml:space="preserve">anagement </w:t>
      </w:r>
      <w:r w:rsidR="001003BB">
        <w:rPr>
          <w:rFonts w:ascii="Times New Roman" w:hAnsi="Times New Roman" w:cs="Times New Roman"/>
          <w:sz w:val="24"/>
          <w:szCs w:val="24"/>
          <w:lang w:val="en-US"/>
        </w:rPr>
        <w:t>P</w:t>
      </w:r>
      <w:r w:rsidR="000213FB">
        <w:rPr>
          <w:rFonts w:ascii="Times New Roman" w:hAnsi="Times New Roman" w:cs="Times New Roman"/>
          <w:sz w:val="24"/>
          <w:szCs w:val="24"/>
          <w:lang w:val="en-US"/>
        </w:rPr>
        <w:t>rocedures</w:t>
      </w:r>
      <w:r w:rsidR="001003BB">
        <w:rPr>
          <w:rFonts w:ascii="Times New Roman" w:hAnsi="Times New Roman" w:cs="Times New Roman"/>
          <w:sz w:val="24"/>
          <w:szCs w:val="24"/>
          <w:lang w:val="en-US"/>
        </w:rPr>
        <w:t xml:space="preserve"> (</w:t>
      </w:r>
      <w:r w:rsidR="000213FB">
        <w:rPr>
          <w:rFonts w:ascii="Times New Roman" w:hAnsi="Times New Roman" w:cs="Times New Roman"/>
          <w:sz w:val="24"/>
          <w:szCs w:val="24"/>
          <w:lang w:val="en-US"/>
        </w:rPr>
        <w:t>MPs</w:t>
      </w:r>
      <w:r w:rsidR="006C2E98">
        <w:rPr>
          <w:rFonts w:ascii="Times New Roman" w:hAnsi="Times New Roman" w:cs="Times New Roman"/>
          <w:sz w:val="24"/>
          <w:szCs w:val="24"/>
          <w:lang w:val="en-US"/>
        </w:rPr>
        <w:t>)</w:t>
      </w:r>
      <w:r w:rsidRPr="78784B4A">
        <w:rPr>
          <w:rFonts w:ascii="Times New Roman" w:hAnsi="Times New Roman" w:cs="Times New Roman"/>
          <w:sz w:val="24"/>
          <w:szCs w:val="24"/>
          <w:lang w:val="en-US"/>
        </w:rPr>
        <w:t xml:space="preserve"> - algorithms that adjust </w:t>
      </w:r>
      <w:r w:rsidR="006C2E98">
        <w:rPr>
          <w:rFonts w:ascii="Times New Roman" w:hAnsi="Times New Roman" w:cs="Times New Roman"/>
          <w:sz w:val="24"/>
          <w:szCs w:val="24"/>
          <w:lang w:val="en-US"/>
        </w:rPr>
        <w:t xml:space="preserve">management </w:t>
      </w:r>
      <w:r w:rsidRPr="78784B4A">
        <w:rPr>
          <w:rFonts w:ascii="Times New Roman" w:hAnsi="Times New Roman" w:cs="Times New Roman"/>
          <w:sz w:val="24"/>
          <w:szCs w:val="24"/>
          <w:lang w:val="en-US"/>
        </w:rPr>
        <w:t>recommendations in response to data</w:t>
      </w:r>
      <w:r w:rsidR="001003BB">
        <w:rPr>
          <w:rFonts w:ascii="Times New Roman" w:hAnsi="Times New Roman" w:cs="Times New Roman"/>
          <w:sz w:val="24"/>
          <w:szCs w:val="24"/>
          <w:lang w:val="en-US"/>
        </w:rPr>
        <w:t xml:space="preserve">. </w:t>
      </w:r>
      <w:r w:rsidR="00E17E8E">
        <w:rPr>
          <w:rFonts w:ascii="Times New Roman" w:hAnsi="Times New Roman" w:cs="Times New Roman"/>
          <w:sz w:val="24"/>
          <w:szCs w:val="24"/>
          <w:lang w:val="en-US"/>
        </w:rPr>
        <w:t xml:space="preserve">Most </w:t>
      </w:r>
      <w:r w:rsidR="000213FB">
        <w:rPr>
          <w:rFonts w:ascii="Times New Roman" w:hAnsi="Times New Roman" w:cs="Times New Roman"/>
          <w:sz w:val="24"/>
          <w:szCs w:val="24"/>
          <w:lang w:val="en-US"/>
        </w:rPr>
        <w:t>MPs set</w:t>
      </w:r>
      <w:r w:rsidRPr="78784B4A">
        <w:rPr>
          <w:rFonts w:ascii="Times New Roman" w:hAnsi="Times New Roman" w:cs="Times New Roman"/>
          <w:sz w:val="24"/>
          <w:szCs w:val="24"/>
          <w:lang w:val="en-US"/>
        </w:rPr>
        <w:t xml:space="preserve"> catch and effort limits rather than adjusting regulations such as bag limits (Punt et al. 2016, Carruthers et al. 2019)</w:t>
      </w:r>
      <w:r w:rsidR="001003BB">
        <w:rPr>
          <w:rFonts w:ascii="Times New Roman" w:hAnsi="Times New Roman" w:cs="Times New Roman"/>
          <w:sz w:val="24"/>
          <w:szCs w:val="24"/>
          <w:lang w:val="en-US"/>
        </w:rPr>
        <w:t>. There is a need for a</w:t>
      </w:r>
      <w:r w:rsidR="00F83925">
        <w:rPr>
          <w:rFonts w:ascii="Times New Roman" w:hAnsi="Times New Roman" w:cs="Times New Roman"/>
          <w:sz w:val="24"/>
          <w:szCs w:val="24"/>
          <w:lang w:val="en-US"/>
        </w:rPr>
        <w:t xml:space="preserve"> theoretical approach </w:t>
      </w:r>
      <w:r w:rsidR="001003BB">
        <w:rPr>
          <w:rFonts w:ascii="Times New Roman" w:hAnsi="Times New Roman" w:cs="Times New Roman"/>
          <w:sz w:val="24"/>
          <w:szCs w:val="24"/>
          <w:lang w:val="en-US"/>
        </w:rPr>
        <w:t xml:space="preserve">to </w:t>
      </w:r>
      <w:r w:rsidR="00F83925">
        <w:rPr>
          <w:rFonts w:ascii="Times New Roman" w:hAnsi="Times New Roman" w:cs="Times New Roman"/>
          <w:sz w:val="24"/>
          <w:szCs w:val="24"/>
          <w:lang w:val="en-US"/>
        </w:rPr>
        <w:t>predict the impact of alternative bag limit policie</w:t>
      </w:r>
      <w:r w:rsidR="00151DBE">
        <w:rPr>
          <w:rFonts w:ascii="Times New Roman" w:hAnsi="Times New Roman" w:cs="Times New Roman"/>
          <w:sz w:val="24"/>
          <w:szCs w:val="24"/>
          <w:lang w:val="en-US"/>
        </w:rPr>
        <w:t>s within</w:t>
      </w:r>
      <w:r w:rsidR="001003BB">
        <w:rPr>
          <w:rFonts w:ascii="Times New Roman" w:hAnsi="Times New Roman" w:cs="Times New Roman"/>
          <w:sz w:val="24"/>
          <w:szCs w:val="24"/>
          <w:lang w:val="en-US"/>
        </w:rPr>
        <w:t xml:space="preserve"> the</w:t>
      </w:r>
      <w:r w:rsidR="00151DBE">
        <w:rPr>
          <w:rFonts w:ascii="Times New Roman" w:hAnsi="Times New Roman" w:cs="Times New Roman"/>
          <w:sz w:val="24"/>
          <w:szCs w:val="24"/>
          <w:lang w:val="en-US"/>
        </w:rPr>
        <w:t xml:space="preserve"> operating model</w:t>
      </w:r>
      <w:r w:rsidR="001003BB">
        <w:rPr>
          <w:rFonts w:ascii="Times New Roman" w:hAnsi="Times New Roman" w:cs="Times New Roman"/>
          <w:sz w:val="24"/>
          <w:szCs w:val="24"/>
          <w:lang w:val="en-US"/>
        </w:rPr>
        <w:t>s</w:t>
      </w:r>
      <w:r w:rsidR="00151DBE">
        <w:rPr>
          <w:rFonts w:ascii="Times New Roman" w:hAnsi="Times New Roman" w:cs="Times New Roman"/>
          <w:sz w:val="24"/>
          <w:szCs w:val="24"/>
          <w:lang w:val="en-US"/>
        </w:rPr>
        <w:t xml:space="preserve"> </w:t>
      </w:r>
      <w:r w:rsidR="001003BB">
        <w:rPr>
          <w:rFonts w:ascii="Times New Roman" w:hAnsi="Times New Roman" w:cs="Times New Roman"/>
          <w:sz w:val="24"/>
          <w:szCs w:val="24"/>
          <w:lang w:val="en-US"/>
        </w:rPr>
        <w:t>of an MSE</w:t>
      </w:r>
      <w:r w:rsidR="00AB470D">
        <w:rPr>
          <w:rFonts w:ascii="Times New Roman" w:hAnsi="Times New Roman" w:cs="Times New Roman"/>
          <w:sz w:val="24"/>
          <w:szCs w:val="24"/>
          <w:lang w:val="en-US"/>
        </w:rPr>
        <w:t>.</w:t>
      </w:r>
    </w:p>
    <w:p w14:paraId="5398B6BC" w14:textId="77777777" w:rsidR="00B40F27" w:rsidRPr="007E2CD6" w:rsidRDefault="00B40F27">
      <w:pPr>
        <w:spacing w:line="480" w:lineRule="auto"/>
        <w:rPr>
          <w:rFonts w:ascii="Times New Roman" w:hAnsi="Times New Roman" w:cs="Times New Roman"/>
          <w:sz w:val="24"/>
          <w:szCs w:val="24"/>
        </w:rPr>
      </w:pPr>
    </w:p>
    <w:p w14:paraId="7C288B34" w14:textId="6B13527B" w:rsidR="00E77BD5" w:rsidRDefault="00774B0C" w:rsidP="2E7551DE">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California, </w:t>
      </w:r>
      <w:r w:rsidR="00C33090">
        <w:rPr>
          <w:rFonts w:ascii="Times New Roman" w:hAnsi="Times New Roman" w:cs="Times New Roman"/>
          <w:sz w:val="24"/>
          <w:szCs w:val="24"/>
          <w:lang w:val="en-US"/>
        </w:rPr>
        <w:t xml:space="preserve">bag limits and minimum size limits were among the first laws impacting recreational fishing </w:t>
      </w:r>
      <w:r w:rsidR="66CAA848" w:rsidRPr="2880E9FB">
        <w:rPr>
          <w:rFonts w:ascii="Times New Roman" w:hAnsi="Times New Roman" w:cs="Times New Roman"/>
          <w:sz w:val="24"/>
          <w:szCs w:val="24"/>
          <w:lang w:val="en-US"/>
        </w:rPr>
        <w:t>in the 1940s (Allen et al. 2006). The initial motivation behind imposing bag limits was to minimize fish wastage in situations where anglers retained more than they could use (Miller and Gotshall 1964). Since then, both single species</w:t>
      </w:r>
      <w:r w:rsidR="4DE25144" w:rsidRPr="2880E9FB">
        <w:rPr>
          <w:rFonts w:ascii="Times New Roman" w:hAnsi="Times New Roman" w:cs="Times New Roman"/>
          <w:sz w:val="24"/>
          <w:szCs w:val="24"/>
          <w:lang w:val="en-US"/>
        </w:rPr>
        <w:t xml:space="preserve"> </w:t>
      </w:r>
      <w:r w:rsidR="66CAA848" w:rsidRPr="2880E9FB">
        <w:rPr>
          <w:rFonts w:ascii="Times New Roman" w:hAnsi="Times New Roman" w:cs="Times New Roman"/>
          <w:sz w:val="24"/>
          <w:szCs w:val="24"/>
          <w:lang w:val="en-US"/>
        </w:rPr>
        <w:t>and multi-species bag limits have been implemented widely in California recreational fisheries but the biological underpinnings and expected management outcomes remain understudied.</w:t>
      </w:r>
      <w:r w:rsidR="00C90321">
        <w:rPr>
          <w:rFonts w:ascii="Times New Roman" w:hAnsi="Times New Roman" w:cs="Times New Roman"/>
          <w:sz w:val="24"/>
          <w:szCs w:val="24"/>
          <w:lang w:val="en-US"/>
        </w:rPr>
        <w:t xml:space="preserve"> </w:t>
      </w:r>
      <w:r w:rsidR="00DB4C48" w:rsidRPr="00DAF985">
        <w:rPr>
          <w:rFonts w:ascii="Times New Roman" w:hAnsi="Times New Roman" w:cs="Times New Roman"/>
          <w:sz w:val="24"/>
          <w:szCs w:val="24"/>
          <w:lang w:val="en-US"/>
        </w:rPr>
        <w:t xml:space="preserve">To investigate </w:t>
      </w:r>
      <w:r w:rsidR="00E807F1" w:rsidRPr="00DAF985">
        <w:rPr>
          <w:rFonts w:ascii="Times New Roman" w:hAnsi="Times New Roman" w:cs="Times New Roman"/>
          <w:sz w:val="24"/>
          <w:szCs w:val="24"/>
          <w:lang w:val="en-US"/>
        </w:rPr>
        <w:t>the efficacy of bag limits as implemented in California, we</w:t>
      </w:r>
      <w:r w:rsidR="004946ED" w:rsidRPr="00DAF985">
        <w:rPr>
          <w:rFonts w:ascii="Times New Roman" w:hAnsi="Times New Roman" w:cs="Times New Roman"/>
          <w:sz w:val="24"/>
          <w:szCs w:val="24"/>
          <w:lang w:val="en-US"/>
        </w:rPr>
        <w:t xml:space="preserve"> focused on </w:t>
      </w:r>
      <w:r w:rsidR="7E92A6B0" w:rsidRPr="00DAF985">
        <w:rPr>
          <w:rFonts w:ascii="Times New Roman" w:hAnsi="Times New Roman" w:cs="Times New Roman"/>
          <w:sz w:val="24"/>
          <w:szCs w:val="24"/>
          <w:lang w:val="en-US"/>
        </w:rPr>
        <w:t xml:space="preserve">California </w:t>
      </w:r>
      <w:r w:rsidR="001003BB">
        <w:rPr>
          <w:rFonts w:ascii="Times New Roman" w:hAnsi="Times New Roman" w:cs="Times New Roman"/>
          <w:sz w:val="24"/>
          <w:szCs w:val="24"/>
          <w:lang w:val="en-US"/>
        </w:rPr>
        <w:t>H</w:t>
      </w:r>
      <w:r w:rsidR="001003BB" w:rsidRPr="00DAF985">
        <w:rPr>
          <w:rFonts w:ascii="Times New Roman" w:hAnsi="Times New Roman" w:cs="Times New Roman"/>
          <w:sz w:val="24"/>
          <w:szCs w:val="24"/>
          <w:lang w:val="en-US"/>
        </w:rPr>
        <w:t xml:space="preserve">alibut </w:t>
      </w:r>
      <w:r w:rsidR="1C704C8E" w:rsidRPr="00DAF985">
        <w:rPr>
          <w:rFonts w:ascii="Times New Roman" w:hAnsi="Times New Roman" w:cs="Times New Roman"/>
          <w:sz w:val="24"/>
          <w:szCs w:val="24"/>
          <w:lang w:val="en-US"/>
        </w:rPr>
        <w:t>(</w:t>
      </w:r>
      <w:r w:rsidR="1C704C8E" w:rsidRPr="00726428">
        <w:rPr>
          <w:rFonts w:ascii="Times New Roman" w:hAnsi="Times New Roman" w:cs="Times New Roman"/>
          <w:i/>
          <w:iCs/>
          <w:sz w:val="24"/>
          <w:szCs w:val="24"/>
          <w:lang w:val="en-US"/>
        </w:rPr>
        <w:t>Paralychthys californicus</w:t>
      </w:r>
      <w:r w:rsidR="1C704C8E" w:rsidRPr="00DAF985">
        <w:rPr>
          <w:rFonts w:ascii="Times New Roman" w:hAnsi="Times New Roman" w:cs="Times New Roman"/>
          <w:sz w:val="24"/>
          <w:szCs w:val="24"/>
          <w:lang w:val="en-US"/>
        </w:rPr>
        <w:t>)</w:t>
      </w:r>
      <w:r w:rsidR="00A070B0" w:rsidRPr="00DAF985">
        <w:rPr>
          <w:rFonts w:ascii="Times New Roman" w:hAnsi="Times New Roman" w:cs="Times New Roman"/>
          <w:sz w:val="24"/>
          <w:szCs w:val="24"/>
          <w:lang w:val="en-US"/>
        </w:rPr>
        <w:t xml:space="preserve"> </w:t>
      </w:r>
      <w:r w:rsidR="00E77BD5" w:rsidRPr="00DAF985">
        <w:rPr>
          <w:rFonts w:ascii="Times New Roman" w:hAnsi="Times New Roman" w:cs="Times New Roman"/>
          <w:sz w:val="24"/>
          <w:szCs w:val="24"/>
          <w:lang w:val="en-US"/>
        </w:rPr>
        <w:t xml:space="preserve">and </w:t>
      </w:r>
      <w:r w:rsidR="001003BB">
        <w:rPr>
          <w:rFonts w:ascii="Times New Roman" w:hAnsi="Times New Roman" w:cs="Times New Roman"/>
          <w:sz w:val="24"/>
          <w:szCs w:val="24"/>
          <w:lang w:val="en-US"/>
        </w:rPr>
        <w:t>B</w:t>
      </w:r>
      <w:r w:rsidR="00E77BD5" w:rsidRPr="00DAF985">
        <w:rPr>
          <w:rFonts w:ascii="Times New Roman" w:hAnsi="Times New Roman" w:cs="Times New Roman"/>
          <w:sz w:val="24"/>
          <w:szCs w:val="24"/>
          <w:lang w:val="en-US"/>
        </w:rPr>
        <w:t xml:space="preserve">lack </w:t>
      </w:r>
      <w:r w:rsidR="001003BB">
        <w:rPr>
          <w:rFonts w:ascii="Times New Roman" w:hAnsi="Times New Roman" w:cs="Times New Roman"/>
          <w:sz w:val="24"/>
          <w:szCs w:val="24"/>
          <w:lang w:val="en-US"/>
        </w:rPr>
        <w:t>R</w:t>
      </w:r>
      <w:r w:rsidR="00E77BD5" w:rsidRPr="00DAF985">
        <w:rPr>
          <w:rFonts w:ascii="Times New Roman" w:hAnsi="Times New Roman" w:cs="Times New Roman"/>
          <w:sz w:val="24"/>
          <w:szCs w:val="24"/>
          <w:lang w:val="en-US"/>
        </w:rPr>
        <w:t xml:space="preserve">ockfish </w:t>
      </w:r>
      <w:r w:rsidR="63AC267B" w:rsidRPr="00DAF985">
        <w:rPr>
          <w:rFonts w:ascii="Times New Roman" w:hAnsi="Times New Roman" w:cs="Times New Roman"/>
          <w:sz w:val="24"/>
          <w:szCs w:val="24"/>
          <w:lang w:val="en-US"/>
        </w:rPr>
        <w:t>(</w:t>
      </w:r>
      <w:r w:rsidR="63AC267B" w:rsidRPr="00726428">
        <w:rPr>
          <w:rFonts w:ascii="Times New Roman" w:hAnsi="Times New Roman" w:cs="Times New Roman"/>
          <w:i/>
          <w:iCs/>
          <w:sz w:val="24"/>
          <w:szCs w:val="24"/>
          <w:lang w:val="en-US"/>
        </w:rPr>
        <w:t>Sebastes melanops</w:t>
      </w:r>
      <w:r w:rsidR="63AC267B" w:rsidRPr="00DAF985">
        <w:rPr>
          <w:rFonts w:ascii="Times New Roman" w:hAnsi="Times New Roman" w:cs="Times New Roman"/>
          <w:sz w:val="24"/>
          <w:szCs w:val="24"/>
          <w:lang w:val="en-US"/>
        </w:rPr>
        <w:t xml:space="preserve">) </w:t>
      </w:r>
      <w:r w:rsidR="009A5470" w:rsidRPr="00DAF985">
        <w:rPr>
          <w:rFonts w:ascii="Times New Roman" w:hAnsi="Times New Roman" w:cs="Times New Roman"/>
          <w:sz w:val="24"/>
          <w:szCs w:val="24"/>
          <w:lang w:val="en-US"/>
        </w:rPr>
        <w:t>fisheries which</w:t>
      </w:r>
      <w:r w:rsidR="00E77BD5" w:rsidRPr="00DAF985">
        <w:rPr>
          <w:rFonts w:ascii="Times New Roman" w:hAnsi="Times New Roman" w:cs="Times New Roman"/>
          <w:sz w:val="24"/>
          <w:szCs w:val="24"/>
          <w:lang w:val="en-US"/>
        </w:rPr>
        <w:t xml:space="preserve"> </w:t>
      </w:r>
      <w:r w:rsidR="004946ED" w:rsidRPr="00DAF985">
        <w:rPr>
          <w:rFonts w:ascii="Times New Roman" w:hAnsi="Times New Roman" w:cs="Times New Roman"/>
          <w:sz w:val="24"/>
          <w:szCs w:val="24"/>
          <w:lang w:val="en-US"/>
        </w:rPr>
        <w:t xml:space="preserve">had sufficient data to specify defensible population and fishery dynamics but had contrasting habitat, commercial </w:t>
      </w:r>
      <w:r w:rsidR="004946ED" w:rsidRPr="00DAF985">
        <w:rPr>
          <w:rFonts w:ascii="Times New Roman" w:hAnsi="Times New Roman" w:cs="Times New Roman"/>
          <w:sz w:val="24"/>
          <w:szCs w:val="24"/>
          <w:lang w:val="en-US"/>
        </w:rPr>
        <w:lastRenderedPageBreak/>
        <w:t>value and desirability for recreational anglers.</w:t>
      </w:r>
      <w:r w:rsidR="00E77BD5" w:rsidRPr="00DAF985">
        <w:rPr>
          <w:rFonts w:ascii="Times New Roman" w:hAnsi="Times New Roman" w:cs="Times New Roman"/>
          <w:sz w:val="24"/>
          <w:szCs w:val="24"/>
          <w:lang w:val="en-US"/>
        </w:rPr>
        <w:t xml:space="preserve"> Additionally, </w:t>
      </w:r>
      <w:r w:rsidR="00EB6F3A" w:rsidRPr="00DAF985">
        <w:rPr>
          <w:rFonts w:ascii="Times New Roman" w:hAnsi="Times New Roman" w:cs="Times New Roman"/>
          <w:sz w:val="24"/>
          <w:szCs w:val="24"/>
          <w:lang w:val="en-US"/>
        </w:rPr>
        <w:t>both</w:t>
      </w:r>
      <w:r w:rsidR="00E77BD5" w:rsidRPr="00DAF985">
        <w:rPr>
          <w:rFonts w:ascii="Times New Roman" w:hAnsi="Times New Roman" w:cs="Times New Roman"/>
          <w:sz w:val="24"/>
          <w:szCs w:val="24"/>
          <w:lang w:val="en-US"/>
        </w:rPr>
        <w:t xml:space="preserve"> species</w:t>
      </w:r>
      <w:r w:rsidR="00EB6F3A" w:rsidRPr="00DAF985">
        <w:rPr>
          <w:rFonts w:ascii="Times New Roman" w:hAnsi="Times New Roman" w:cs="Times New Roman"/>
          <w:sz w:val="24"/>
          <w:szCs w:val="24"/>
          <w:lang w:val="en-US"/>
        </w:rPr>
        <w:t xml:space="preserve"> </w:t>
      </w:r>
      <w:r w:rsidR="00C168A4" w:rsidRPr="00DAF985">
        <w:rPr>
          <w:rFonts w:ascii="Times New Roman" w:hAnsi="Times New Roman" w:cs="Times New Roman"/>
          <w:sz w:val="24"/>
          <w:szCs w:val="24"/>
          <w:lang w:val="en-US"/>
        </w:rPr>
        <w:t>have undergone recent stock assessments</w:t>
      </w:r>
      <w:r w:rsidR="00DB36E4" w:rsidRPr="00DAF985">
        <w:rPr>
          <w:rFonts w:ascii="Times New Roman" w:hAnsi="Times New Roman" w:cs="Times New Roman"/>
          <w:sz w:val="24"/>
          <w:szCs w:val="24"/>
          <w:lang w:val="en-US"/>
        </w:rPr>
        <w:t xml:space="preserve">. </w:t>
      </w:r>
      <w:r w:rsidR="00B23F25" w:rsidRPr="00DAF985">
        <w:rPr>
          <w:rFonts w:ascii="Times New Roman" w:hAnsi="Times New Roman" w:cs="Times New Roman"/>
          <w:sz w:val="24"/>
          <w:szCs w:val="24"/>
          <w:lang w:val="en-US"/>
        </w:rPr>
        <w:t xml:space="preserve">Stock assessments provide an underlying population dynamics model that can be used as an operating model </w:t>
      </w:r>
      <w:r w:rsidR="00E16E48" w:rsidRPr="00DAF985">
        <w:rPr>
          <w:rFonts w:ascii="Times New Roman" w:hAnsi="Times New Roman" w:cs="Times New Roman"/>
          <w:sz w:val="24"/>
          <w:szCs w:val="24"/>
          <w:lang w:val="en-US"/>
        </w:rPr>
        <w:t>within an MSE to generate simulated population dynamics</w:t>
      </w:r>
      <w:r w:rsidR="00AF6498" w:rsidRPr="00DAF985">
        <w:rPr>
          <w:rFonts w:ascii="Times New Roman" w:hAnsi="Times New Roman" w:cs="Times New Roman"/>
          <w:sz w:val="24"/>
          <w:szCs w:val="24"/>
          <w:lang w:val="en-US"/>
        </w:rPr>
        <w:t>.</w:t>
      </w:r>
      <w:r w:rsidR="00C168A4" w:rsidRPr="00DAF985">
        <w:rPr>
          <w:rFonts w:ascii="Times New Roman" w:hAnsi="Times New Roman" w:cs="Times New Roman"/>
          <w:sz w:val="24"/>
          <w:szCs w:val="24"/>
          <w:lang w:val="en-US"/>
        </w:rPr>
        <w:t xml:space="preserve"> </w:t>
      </w:r>
      <w:r w:rsidR="00E77BD5" w:rsidRPr="00DAF985">
        <w:rPr>
          <w:rFonts w:ascii="Times New Roman" w:hAnsi="Times New Roman" w:cs="Times New Roman"/>
          <w:sz w:val="24"/>
          <w:szCs w:val="24"/>
          <w:lang w:val="en-US"/>
        </w:rPr>
        <w:t xml:space="preserve">Halibut was of particular interest because </w:t>
      </w:r>
      <w:r w:rsidR="00C76796" w:rsidRPr="00DAF985">
        <w:rPr>
          <w:rFonts w:ascii="Times New Roman" w:hAnsi="Times New Roman" w:cs="Times New Roman"/>
          <w:sz w:val="24"/>
          <w:szCs w:val="24"/>
          <w:lang w:val="en-US"/>
        </w:rPr>
        <w:t>t</w:t>
      </w:r>
      <w:r w:rsidR="00E77BD5" w:rsidRPr="00DAF985">
        <w:rPr>
          <w:rFonts w:ascii="Times New Roman" w:hAnsi="Times New Roman" w:cs="Times New Roman"/>
          <w:sz w:val="24"/>
          <w:szCs w:val="24"/>
          <w:lang w:val="en-US"/>
        </w:rPr>
        <w:t>he</w:t>
      </w:r>
      <w:r w:rsidR="00FE6726" w:rsidRPr="00DAF985">
        <w:rPr>
          <w:rFonts w:ascii="Times New Roman" w:hAnsi="Times New Roman" w:cs="Times New Roman"/>
          <w:sz w:val="24"/>
          <w:szCs w:val="24"/>
          <w:lang w:val="en-US"/>
        </w:rPr>
        <w:t xml:space="preserve"> California Department of Fish and Wildlife (CDFW) is currently undergoing a </w:t>
      </w:r>
      <w:r w:rsidR="00E77BD5" w:rsidRPr="00DAF985">
        <w:rPr>
          <w:rFonts w:ascii="Times New Roman" w:hAnsi="Times New Roman" w:cs="Times New Roman"/>
          <w:sz w:val="24"/>
          <w:szCs w:val="24"/>
          <w:lang w:val="en-US"/>
        </w:rPr>
        <w:t xml:space="preserve">review of </w:t>
      </w:r>
      <w:r w:rsidR="001003BB">
        <w:rPr>
          <w:rFonts w:ascii="Times New Roman" w:hAnsi="Times New Roman" w:cs="Times New Roman"/>
          <w:sz w:val="24"/>
          <w:szCs w:val="24"/>
          <w:lang w:val="en-US"/>
        </w:rPr>
        <w:t>H</w:t>
      </w:r>
      <w:r w:rsidR="00E77BD5" w:rsidRPr="00DAF985">
        <w:rPr>
          <w:rFonts w:ascii="Times New Roman" w:hAnsi="Times New Roman" w:cs="Times New Roman"/>
          <w:sz w:val="24"/>
          <w:szCs w:val="24"/>
          <w:lang w:val="en-US"/>
        </w:rPr>
        <w:t xml:space="preserve">alibut management </w:t>
      </w:r>
      <w:r w:rsidR="007900D4" w:rsidRPr="00DAF985">
        <w:rPr>
          <w:rFonts w:ascii="Times New Roman" w:hAnsi="Times New Roman" w:cs="Times New Roman"/>
          <w:sz w:val="24"/>
          <w:szCs w:val="24"/>
          <w:lang w:val="en-US"/>
        </w:rPr>
        <w:t xml:space="preserve">including stakeholder engagement, stock assessment, bycatch evaluation, and </w:t>
      </w:r>
      <w:r w:rsidR="005022BD" w:rsidRPr="00DAF985">
        <w:rPr>
          <w:rFonts w:ascii="Times New Roman" w:hAnsi="Times New Roman" w:cs="Times New Roman"/>
          <w:sz w:val="24"/>
          <w:szCs w:val="24"/>
          <w:lang w:val="en-US"/>
        </w:rPr>
        <w:t xml:space="preserve">upcoming </w:t>
      </w:r>
      <w:r w:rsidR="009A5470" w:rsidRPr="00DAF985">
        <w:rPr>
          <w:rFonts w:ascii="Times New Roman" w:hAnsi="Times New Roman" w:cs="Times New Roman"/>
          <w:sz w:val="24"/>
          <w:szCs w:val="24"/>
          <w:lang w:val="en-US"/>
        </w:rPr>
        <w:t>MSE</w:t>
      </w:r>
      <w:r w:rsidR="00EE64C0" w:rsidRPr="00DAF985">
        <w:rPr>
          <w:rFonts w:ascii="Times New Roman" w:hAnsi="Times New Roman" w:cs="Times New Roman"/>
          <w:sz w:val="24"/>
          <w:szCs w:val="24"/>
          <w:lang w:val="en-US"/>
        </w:rPr>
        <w:t>.</w:t>
      </w:r>
      <w:r w:rsidR="005022BD" w:rsidRPr="00DAF985">
        <w:rPr>
          <w:rFonts w:ascii="Times New Roman" w:hAnsi="Times New Roman" w:cs="Times New Roman"/>
          <w:sz w:val="24"/>
          <w:szCs w:val="24"/>
          <w:lang w:val="en-US"/>
        </w:rPr>
        <w:t xml:space="preserve"> </w:t>
      </w:r>
      <w:r w:rsidR="00EE64C0" w:rsidRPr="00DAF985">
        <w:rPr>
          <w:rFonts w:ascii="Times New Roman" w:hAnsi="Times New Roman" w:cs="Times New Roman"/>
          <w:sz w:val="24"/>
          <w:szCs w:val="24"/>
          <w:lang w:val="en-US"/>
        </w:rPr>
        <w:t>The</w:t>
      </w:r>
      <w:r w:rsidR="00B53FB5" w:rsidRPr="00DAF985">
        <w:rPr>
          <w:rFonts w:ascii="Times New Roman" w:hAnsi="Times New Roman" w:cs="Times New Roman"/>
          <w:sz w:val="24"/>
          <w:szCs w:val="24"/>
          <w:lang w:val="en-US"/>
        </w:rPr>
        <w:t xml:space="preserve"> recreational sector is responsible for a large proportion of total </w:t>
      </w:r>
      <w:r w:rsidR="001003BB">
        <w:rPr>
          <w:rFonts w:ascii="Times New Roman" w:hAnsi="Times New Roman" w:cs="Times New Roman"/>
          <w:sz w:val="24"/>
          <w:szCs w:val="24"/>
          <w:lang w:val="en-US"/>
        </w:rPr>
        <w:t>H</w:t>
      </w:r>
      <w:r w:rsidR="00EE64C0" w:rsidRPr="00DAF985">
        <w:rPr>
          <w:rFonts w:ascii="Times New Roman" w:hAnsi="Times New Roman" w:cs="Times New Roman"/>
          <w:sz w:val="24"/>
          <w:szCs w:val="24"/>
          <w:lang w:val="en-US"/>
        </w:rPr>
        <w:t xml:space="preserve">alibut </w:t>
      </w:r>
      <w:r w:rsidR="00B53FB5" w:rsidRPr="00DAF985">
        <w:rPr>
          <w:rFonts w:ascii="Times New Roman" w:hAnsi="Times New Roman" w:cs="Times New Roman"/>
          <w:sz w:val="24"/>
          <w:szCs w:val="24"/>
          <w:lang w:val="en-US"/>
        </w:rPr>
        <w:t>catch</w:t>
      </w:r>
      <w:r w:rsidR="00300F4E" w:rsidRPr="00DAF985">
        <w:rPr>
          <w:rFonts w:ascii="Times New Roman" w:hAnsi="Times New Roman" w:cs="Times New Roman"/>
          <w:sz w:val="24"/>
          <w:szCs w:val="24"/>
          <w:lang w:val="en-US"/>
        </w:rPr>
        <w:t xml:space="preserve"> and </w:t>
      </w:r>
      <w:r w:rsidR="00EE64C0" w:rsidRPr="00DAF985">
        <w:rPr>
          <w:rFonts w:ascii="Times New Roman" w:hAnsi="Times New Roman" w:cs="Times New Roman"/>
          <w:sz w:val="24"/>
          <w:szCs w:val="24"/>
          <w:lang w:val="en-US"/>
        </w:rPr>
        <w:t xml:space="preserve">since </w:t>
      </w:r>
      <w:r w:rsidR="00300F4E" w:rsidRPr="00DAF985">
        <w:rPr>
          <w:rFonts w:ascii="Times New Roman" w:hAnsi="Times New Roman" w:cs="Times New Roman"/>
          <w:sz w:val="24"/>
          <w:szCs w:val="24"/>
          <w:lang w:val="en-US"/>
        </w:rPr>
        <w:t xml:space="preserve">bag limits </w:t>
      </w:r>
      <w:r w:rsidR="00EE64C0" w:rsidRPr="00DAF985">
        <w:rPr>
          <w:rFonts w:ascii="Times New Roman" w:hAnsi="Times New Roman" w:cs="Times New Roman"/>
          <w:sz w:val="24"/>
          <w:szCs w:val="24"/>
          <w:lang w:val="en-US"/>
        </w:rPr>
        <w:t xml:space="preserve">are an existing regulation, </w:t>
      </w:r>
      <w:r w:rsidR="00A94CB5" w:rsidRPr="00DAF985">
        <w:rPr>
          <w:rFonts w:ascii="Times New Roman" w:hAnsi="Times New Roman" w:cs="Times New Roman"/>
          <w:sz w:val="24"/>
          <w:szCs w:val="24"/>
          <w:lang w:val="en-US"/>
        </w:rPr>
        <w:t xml:space="preserve">future MSE </w:t>
      </w:r>
      <w:r w:rsidR="00EE64C0" w:rsidRPr="00DAF985">
        <w:rPr>
          <w:rFonts w:ascii="Times New Roman" w:hAnsi="Times New Roman" w:cs="Times New Roman"/>
          <w:sz w:val="24"/>
          <w:szCs w:val="24"/>
          <w:lang w:val="en-US"/>
        </w:rPr>
        <w:t>requires an approach to approximate the impact o</w:t>
      </w:r>
      <w:r w:rsidR="6265739A" w:rsidRPr="00DAF985">
        <w:rPr>
          <w:rFonts w:ascii="Times New Roman" w:hAnsi="Times New Roman" w:cs="Times New Roman"/>
          <w:sz w:val="24"/>
          <w:szCs w:val="24"/>
          <w:lang w:val="en-US"/>
        </w:rPr>
        <w:t>f</w:t>
      </w:r>
      <w:r w:rsidR="00EE64C0" w:rsidRPr="00DAF985">
        <w:rPr>
          <w:rFonts w:ascii="Times New Roman" w:hAnsi="Times New Roman" w:cs="Times New Roman"/>
          <w:sz w:val="24"/>
          <w:szCs w:val="24"/>
          <w:lang w:val="en-US"/>
        </w:rPr>
        <w:t xml:space="preserve"> bag limits on the fishery </w:t>
      </w:r>
      <w:r w:rsidR="00C7529E" w:rsidRPr="00DAF985">
        <w:rPr>
          <w:rFonts w:ascii="Times New Roman" w:hAnsi="Times New Roman" w:cs="Times New Roman"/>
          <w:sz w:val="24"/>
          <w:szCs w:val="24"/>
          <w:lang w:val="en-US"/>
        </w:rPr>
        <w:t xml:space="preserve">as </w:t>
      </w:r>
      <w:r w:rsidR="00E77BD5" w:rsidRPr="00DAF985">
        <w:rPr>
          <w:rFonts w:ascii="Times New Roman" w:hAnsi="Times New Roman" w:cs="Times New Roman"/>
          <w:sz w:val="24"/>
          <w:szCs w:val="24"/>
          <w:lang w:val="en-US"/>
        </w:rPr>
        <w:t xml:space="preserve">part of a </w:t>
      </w:r>
      <w:r w:rsidR="009A5470" w:rsidRPr="00DAF985">
        <w:rPr>
          <w:rFonts w:ascii="Times New Roman" w:hAnsi="Times New Roman" w:cs="Times New Roman"/>
          <w:sz w:val="24"/>
          <w:szCs w:val="24"/>
          <w:lang w:val="en-US"/>
        </w:rPr>
        <w:t xml:space="preserve">candidate </w:t>
      </w:r>
      <w:r w:rsidR="00C7529E" w:rsidRPr="00DAF985">
        <w:rPr>
          <w:rFonts w:ascii="Times New Roman" w:hAnsi="Times New Roman" w:cs="Times New Roman"/>
          <w:sz w:val="24"/>
          <w:szCs w:val="24"/>
          <w:lang w:val="en-US"/>
        </w:rPr>
        <w:t>management procedure.</w:t>
      </w:r>
      <w:r w:rsidR="004946ED" w:rsidRPr="00DAF985">
        <w:rPr>
          <w:rFonts w:ascii="Times New Roman" w:hAnsi="Times New Roman" w:cs="Times New Roman"/>
          <w:sz w:val="24"/>
          <w:szCs w:val="24"/>
          <w:lang w:val="en-US"/>
        </w:rPr>
        <w:t xml:space="preserve"> </w:t>
      </w:r>
    </w:p>
    <w:p w14:paraId="0D29B101" w14:textId="77777777" w:rsidR="00E77BD5" w:rsidRDefault="00E77BD5">
      <w:pPr>
        <w:spacing w:line="480" w:lineRule="auto"/>
        <w:rPr>
          <w:rFonts w:ascii="Times New Roman" w:hAnsi="Times New Roman" w:cs="Times New Roman"/>
          <w:sz w:val="24"/>
          <w:szCs w:val="24"/>
        </w:rPr>
      </w:pPr>
    </w:p>
    <w:p w14:paraId="787ADA55" w14:textId="068D9837" w:rsidR="00E77BD5" w:rsidRDefault="00740DFF" w:rsidP="2E7551DE">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California </w:t>
      </w:r>
      <w:r w:rsidR="001003BB">
        <w:rPr>
          <w:rFonts w:ascii="Times New Roman" w:hAnsi="Times New Roman" w:cs="Times New Roman"/>
          <w:sz w:val="24"/>
          <w:szCs w:val="24"/>
          <w:lang w:val="en-US"/>
        </w:rPr>
        <w:t>H</w:t>
      </w:r>
      <w:r>
        <w:rPr>
          <w:rFonts w:ascii="Times New Roman" w:hAnsi="Times New Roman" w:cs="Times New Roman"/>
          <w:sz w:val="24"/>
          <w:szCs w:val="24"/>
          <w:lang w:val="en-US"/>
        </w:rPr>
        <w:t xml:space="preserve">alibut </w:t>
      </w:r>
      <w:r w:rsidR="00B1548A">
        <w:rPr>
          <w:rFonts w:ascii="Times New Roman" w:hAnsi="Times New Roman" w:cs="Times New Roman"/>
          <w:sz w:val="24"/>
          <w:szCs w:val="24"/>
          <w:lang w:val="en-US"/>
        </w:rPr>
        <w:t xml:space="preserve">are managed under the authority </w:t>
      </w:r>
      <w:r w:rsidR="002D6854">
        <w:rPr>
          <w:rFonts w:ascii="Times New Roman" w:hAnsi="Times New Roman" w:cs="Times New Roman"/>
          <w:sz w:val="24"/>
          <w:szCs w:val="24"/>
          <w:lang w:val="en-US"/>
        </w:rPr>
        <w:t xml:space="preserve">of the California Fish and Game Commission. </w:t>
      </w:r>
      <w:r w:rsidR="004946ED" w:rsidRPr="24D350A4">
        <w:rPr>
          <w:rFonts w:ascii="Times New Roman" w:hAnsi="Times New Roman" w:cs="Times New Roman"/>
          <w:sz w:val="24"/>
          <w:szCs w:val="24"/>
          <w:lang w:val="en-US"/>
        </w:rPr>
        <w:t xml:space="preserve">A minimum size limit and bag limit were both implemented as the first regulations on recreational </w:t>
      </w:r>
      <w:r w:rsidR="001003BB">
        <w:rPr>
          <w:rFonts w:ascii="Times New Roman" w:hAnsi="Times New Roman" w:cs="Times New Roman"/>
          <w:sz w:val="24"/>
          <w:szCs w:val="24"/>
          <w:lang w:val="en-US"/>
        </w:rPr>
        <w:t>H</w:t>
      </w:r>
      <w:r w:rsidR="00277164" w:rsidRPr="24D350A4">
        <w:rPr>
          <w:rFonts w:ascii="Times New Roman" w:hAnsi="Times New Roman" w:cs="Times New Roman"/>
          <w:sz w:val="24"/>
          <w:szCs w:val="24"/>
          <w:lang w:val="en-US"/>
        </w:rPr>
        <w:t>alibut</w:t>
      </w:r>
      <w:r w:rsidR="004946ED" w:rsidRPr="24D350A4">
        <w:rPr>
          <w:rFonts w:ascii="Times New Roman" w:hAnsi="Times New Roman" w:cs="Times New Roman"/>
          <w:sz w:val="24"/>
          <w:szCs w:val="24"/>
          <w:lang w:val="en-US"/>
        </w:rPr>
        <w:t xml:space="preserve"> in 1971. Bag limits of 3 and 5 fish</w:t>
      </w:r>
      <w:r w:rsidR="009A5470" w:rsidRPr="24D350A4">
        <w:rPr>
          <w:rFonts w:ascii="Times New Roman" w:hAnsi="Times New Roman" w:cs="Times New Roman"/>
          <w:sz w:val="24"/>
          <w:szCs w:val="24"/>
          <w:lang w:val="en-US"/>
        </w:rPr>
        <w:t xml:space="preserve"> in</w:t>
      </w:r>
      <w:r w:rsidR="004946ED" w:rsidRPr="24D350A4">
        <w:rPr>
          <w:rFonts w:ascii="Times New Roman" w:hAnsi="Times New Roman" w:cs="Times New Roman"/>
          <w:sz w:val="24"/>
          <w:szCs w:val="24"/>
          <w:lang w:val="en-US"/>
        </w:rPr>
        <w:t xml:space="preserve"> north</w:t>
      </w:r>
      <w:r w:rsidR="00410EC8" w:rsidRPr="24D350A4">
        <w:rPr>
          <w:rFonts w:ascii="Times New Roman" w:hAnsi="Times New Roman" w:cs="Times New Roman"/>
          <w:sz w:val="24"/>
          <w:szCs w:val="24"/>
          <w:lang w:val="en-US"/>
        </w:rPr>
        <w:t>ern</w:t>
      </w:r>
      <w:r w:rsidR="004946ED" w:rsidRPr="24D350A4">
        <w:rPr>
          <w:rFonts w:ascii="Times New Roman" w:hAnsi="Times New Roman" w:cs="Times New Roman"/>
          <w:sz w:val="24"/>
          <w:szCs w:val="24"/>
          <w:lang w:val="en-US"/>
        </w:rPr>
        <w:t xml:space="preserve"> and south</w:t>
      </w:r>
      <w:r w:rsidR="00410EC8" w:rsidRPr="24D350A4">
        <w:rPr>
          <w:rFonts w:ascii="Times New Roman" w:hAnsi="Times New Roman" w:cs="Times New Roman"/>
          <w:sz w:val="24"/>
          <w:szCs w:val="24"/>
          <w:lang w:val="en-US"/>
        </w:rPr>
        <w:t xml:space="preserve">ern areas </w:t>
      </w:r>
      <w:r w:rsidR="004946ED" w:rsidRPr="24D350A4">
        <w:rPr>
          <w:rFonts w:ascii="Times New Roman" w:hAnsi="Times New Roman" w:cs="Times New Roman"/>
          <w:sz w:val="24"/>
          <w:szCs w:val="24"/>
          <w:lang w:val="en-US"/>
        </w:rPr>
        <w:t xml:space="preserve">(see Figure 1) respectively, were imposed until 2023 when the northern limit was reduced to two fish under an </w:t>
      </w:r>
      <w:r w:rsidR="003746E0" w:rsidRPr="24D350A4">
        <w:rPr>
          <w:rFonts w:ascii="Times New Roman" w:hAnsi="Times New Roman" w:cs="Times New Roman"/>
          <w:sz w:val="24"/>
          <w:szCs w:val="24"/>
          <w:lang w:val="en-US"/>
        </w:rPr>
        <w:t>‘</w:t>
      </w:r>
      <w:r w:rsidR="004946ED" w:rsidRPr="24D350A4">
        <w:rPr>
          <w:rFonts w:ascii="Times New Roman" w:hAnsi="Times New Roman" w:cs="Times New Roman"/>
          <w:sz w:val="24"/>
          <w:szCs w:val="24"/>
          <w:lang w:val="en-US"/>
        </w:rPr>
        <w:t>emergency</w:t>
      </w:r>
      <w:r w:rsidR="003746E0" w:rsidRPr="24D350A4">
        <w:rPr>
          <w:rFonts w:ascii="Times New Roman" w:hAnsi="Times New Roman" w:cs="Times New Roman"/>
          <w:sz w:val="24"/>
          <w:szCs w:val="24"/>
          <w:lang w:val="en-US"/>
        </w:rPr>
        <w:t>’</w:t>
      </w:r>
      <w:r w:rsidR="004946ED" w:rsidRPr="24D350A4">
        <w:rPr>
          <w:rFonts w:ascii="Times New Roman" w:hAnsi="Times New Roman" w:cs="Times New Roman"/>
          <w:sz w:val="24"/>
          <w:szCs w:val="24"/>
          <w:lang w:val="en-US"/>
        </w:rPr>
        <w:t xml:space="preserve">, temporary rule change. The change was initially prompted by the concern that a salmon fishery closure and groundfish restrictions might shift an unsustainable amount of angling effort to </w:t>
      </w:r>
      <w:r w:rsidR="001003BB">
        <w:rPr>
          <w:rFonts w:ascii="Times New Roman" w:hAnsi="Times New Roman" w:cs="Times New Roman"/>
          <w:sz w:val="24"/>
          <w:szCs w:val="24"/>
          <w:lang w:val="en-US"/>
        </w:rPr>
        <w:t>H</w:t>
      </w:r>
      <w:r w:rsidR="00277164" w:rsidRPr="24D350A4">
        <w:rPr>
          <w:rFonts w:ascii="Times New Roman" w:hAnsi="Times New Roman" w:cs="Times New Roman"/>
          <w:sz w:val="24"/>
          <w:szCs w:val="24"/>
          <w:lang w:val="en-US"/>
        </w:rPr>
        <w:t>alibut</w:t>
      </w:r>
      <w:r w:rsidR="004946ED" w:rsidRPr="24D350A4">
        <w:rPr>
          <w:rFonts w:ascii="Times New Roman" w:hAnsi="Times New Roman" w:cs="Times New Roman"/>
          <w:sz w:val="24"/>
          <w:szCs w:val="24"/>
          <w:lang w:val="en-US"/>
        </w:rPr>
        <w:t>. The new limit bec</w:t>
      </w:r>
      <w:r w:rsidR="006C08D8" w:rsidRPr="24D350A4">
        <w:rPr>
          <w:rFonts w:ascii="Times New Roman" w:hAnsi="Times New Roman" w:cs="Times New Roman"/>
          <w:sz w:val="24"/>
          <w:szCs w:val="24"/>
          <w:lang w:val="en-US"/>
        </w:rPr>
        <w:t>a</w:t>
      </w:r>
      <w:r w:rsidR="004946ED" w:rsidRPr="24D350A4">
        <w:rPr>
          <w:rFonts w:ascii="Times New Roman" w:hAnsi="Times New Roman" w:cs="Times New Roman"/>
          <w:sz w:val="24"/>
          <w:szCs w:val="24"/>
          <w:lang w:val="en-US"/>
        </w:rPr>
        <w:t xml:space="preserve">me permanent in </w:t>
      </w:r>
      <w:r w:rsidR="006C08D8" w:rsidRPr="24D350A4">
        <w:rPr>
          <w:rFonts w:ascii="Times New Roman" w:hAnsi="Times New Roman" w:cs="Times New Roman"/>
          <w:sz w:val="24"/>
          <w:szCs w:val="24"/>
          <w:lang w:val="en-US"/>
        </w:rPr>
        <w:t xml:space="preserve">June </w:t>
      </w:r>
      <w:r w:rsidR="004946ED" w:rsidRPr="24D350A4">
        <w:rPr>
          <w:rFonts w:ascii="Times New Roman" w:hAnsi="Times New Roman" w:cs="Times New Roman"/>
          <w:sz w:val="24"/>
          <w:szCs w:val="24"/>
          <w:lang w:val="en-US"/>
        </w:rPr>
        <w:t xml:space="preserve">2024 and there is a need to </w:t>
      </w:r>
      <w:r w:rsidR="00C84BE2" w:rsidRPr="24D350A4">
        <w:rPr>
          <w:rFonts w:ascii="Times New Roman" w:hAnsi="Times New Roman" w:cs="Times New Roman"/>
          <w:sz w:val="24"/>
          <w:szCs w:val="24"/>
          <w:lang w:val="en-US"/>
        </w:rPr>
        <w:t xml:space="preserve">anticipate its future impact in the northern </w:t>
      </w:r>
      <w:r w:rsidR="00E77BD5" w:rsidRPr="24D350A4">
        <w:rPr>
          <w:rFonts w:ascii="Times New Roman" w:hAnsi="Times New Roman" w:cs="Times New Roman"/>
          <w:sz w:val="24"/>
          <w:szCs w:val="24"/>
          <w:lang w:val="en-US"/>
        </w:rPr>
        <w:t>area</w:t>
      </w:r>
      <w:r w:rsidR="004946ED" w:rsidRPr="24D350A4">
        <w:rPr>
          <w:rFonts w:ascii="Times New Roman" w:hAnsi="Times New Roman" w:cs="Times New Roman"/>
          <w:sz w:val="24"/>
          <w:szCs w:val="24"/>
          <w:lang w:val="en-US"/>
        </w:rPr>
        <w:t xml:space="preserve">. </w:t>
      </w:r>
    </w:p>
    <w:p w14:paraId="7E0F7FCB" w14:textId="77777777" w:rsidR="00E77BD5" w:rsidRDefault="00E77BD5">
      <w:pPr>
        <w:spacing w:line="480" w:lineRule="auto"/>
        <w:rPr>
          <w:rFonts w:ascii="Times New Roman" w:hAnsi="Times New Roman" w:cs="Times New Roman"/>
          <w:sz w:val="24"/>
          <w:szCs w:val="24"/>
        </w:rPr>
      </w:pPr>
    </w:p>
    <w:p w14:paraId="320228FA" w14:textId="756C8AD4" w:rsidR="00B40F27" w:rsidRPr="00F67BAE" w:rsidRDefault="008030DB" w:rsidP="2E7551DE">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Black Rockfish</w:t>
      </w:r>
      <w:r w:rsidR="00096250" w:rsidRPr="589C1D70">
        <w:rPr>
          <w:rFonts w:ascii="Times New Roman" w:hAnsi="Times New Roman" w:cs="Times New Roman"/>
          <w:sz w:val="24"/>
          <w:szCs w:val="24"/>
          <w:lang w:val="en-US"/>
        </w:rPr>
        <w:t xml:space="preserve"> </w:t>
      </w:r>
      <w:r w:rsidR="00804F4D" w:rsidRPr="589C1D70">
        <w:rPr>
          <w:rFonts w:ascii="Times New Roman" w:hAnsi="Times New Roman" w:cs="Times New Roman"/>
          <w:sz w:val="24"/>
          <w:szCs w:val="24"/>
          <w:lang w:val="en-US"/>
        </w:rPr>
        <w:t>have been</w:t>
      </w:r>
      <w:r w:rsidR="00096250" w:rsidRPr="589C1D70">
        <w:rPr>
          <w:rFonts w:ascii="Times New Roman" w:hAnsi="Times New Roman" w:cs="Times New Roman"/>
          <w:sz w:val="24"/>
          <w:szCs w:val="24"/>
          <w:lang w:val="en-US"/>
        </w:rPr>
        <w:t xml:space="preserve"> subject to a different management authority </w:t>
      </w:r>
      <w:r w:rsidR="008642AE" w:rsidRPr="589C1D70">
        <w:rPr>
          <w:rFonts w:ascii="Times New Roman" w:hAnsi="Times New Roman" w:cs="Times New Roman"/>
          <w:sz w:val="24"/>
          <w:szCs w:val="24"/>
          <w:lang w:val="en-US"/>
        </w:rPr>
        <w:t>whereby the Pacific Fishery Management Council</w:t>
      </w:r>
      <w:r w:rsidR="00B67FB3" w:rsidRPr="589C1D70">
        <w:rPr>
          <w:rFonts w:ascii="Times New Roman" w:hAnsi="Times New Roman" w:cs="Times New Roman"/>
          <w:sz w:val="24"/>
          <w:szCs w:val="24"/>
          <w:lang w:val="en-US"/>
        </w:rPr>
        <w:t xml:space="preserve"> </w:t>
      </w:r>
      <w:r w:rsidR="00690B97" w:rsidRPr="589C1D70">
        <w:rPr>
          <w:rFonts w:ascii="Times New Roman" w:hAnsi="Times New Roman" w:cs="Times New Roman"/>
          <w:sz w:val="24"/>
          <w:szCs w:val="24"/>
          <w:lang w:val="en-US"/>
        </w:rPr>
        <w:t>(PFMC) s</w:t>
      </w:r>
      <w:r w:rsidR="00B67FB3" w:rsidRPr="589C1D70">
        <w:rPr>
          <w:rFonts w:ascii="Times New Roman" w:hAnsi="Times New Roman" w:cs="Times New Roman"/>
          <w:sz w:val="24"/>
          <w:szCs w:val="24"/>
          <w:lang w:val="en-US"/>
        </w:rPr>
        <w:t>ets annual catch limits based on stock assessments conducted by the National Marine Fisheries Service.</w:t>
      </w:r>
      <w:r w:rsidR="00C90321">
        <w:rPr>
          <w:rFonts w:ascii="Times New Roman" w:hAnsi="Times New Roman" w:cs="Times New Roman"/>
          <w:sz w:val="24"/>
          <w:szCs w:val="24"/>
          <w:lang w:val="en-US"/>
        </w:rPr>
        <w:t xml:space="preserve"> </w:t>
      </w:r>
      <w:r w:rsidR="00E718B4" w:rsidRPr="589C1D70">
        <w:rPr>
          <w:rFonts w:ascii="Times New Roman" w:hAnsi="Times New Roman" w:cs="Times New Roman"/>
          <w:sz w:val="24"/>
          <w:szCs w:val="24"/>
          <w:lang w:val="en-US"/>
        </w:rPr>
        <w:t xml:space="preserve">The PFMC and CDFW then </w:t>
      </w:r>
      <w:r w:rsidR="00CD3B5B" w:rsidRPr="589C1D70">
        <w:rPr>
          <w:rFonts w:ascii="Times New Roman" w:hAnsi="Times New Roman" w:cs="Times New Roman"/>
          <w:sz w:val="24"/>
          <w:szCs w:val="24"/>
          <w:lang w:val="en-US"/>
        </w:rPr>
        <w:t>work</w:t>
      </w:r>
      <w:r w:rsidR="00491649" w:rsidRPr="589C1D70">
        <w:rPr>
          <w:rFonts w:ascii="Times New Roman" w:hAnsi="Times New Roman" w:cs="Times New Roman"/>
          <w:sz w:val="24"/>
          <w:szCs w:val="24"/>
          <w:lang w:val="en-US"/>
        </w:rPr>
        <w:t>ed</w:t>
      </w:r>
      <w:r w:rsidR="00CD3B5B" w:rsidRPr="589C1D70">
        <w:rPr>
          <w:rFonts w:ascii="Times New Roman" w:hAnsi="Times New Roman" w:cs="Times New Roman"/>
          <w:sz w:val="24"/>
          <w:szCs w:val="24"/>
          <w:lang w:val="en-US"/>
        </w:rPr>
        <w:t xml:space="preserve"> together to im</w:t>
      </w:r>
      <w:r w:rsidR="00555C57" w:rsidRPr="589C1D70">
        <w:rPr>
          <w:rFonts w:ascii="Times New Roman" w:hAnsi="Times New Roman" w:cs="Times New Roman"/>
          <w:sz w:val="24"/>
          <w:szCs w:val="24"/>
          <w:lang w:val="en-US"/>
        </w:rPr>
        <w:t xml:space="preserve">plement </w:t>
      </w:r>
      <w:r w:rsidR="00C36884" w:rsidRPr="589C1D70">
        <w:rPr>
          <w:rFonts w:ascii="Times New Roman" w:hAnsi="Times New Roman" w:cs="Times New Roman"/>
          <w:sz w:val="24"/>
          <w:szCs w:val="24"/>
          <w:lang w:val="en-US"/>
        </w:rPr>
        <w:t xml:space="preserve">restrictions for both the commercial and recreational sectors. </w:t>
      </w:r>
      <w:r w:rsidR="004C4208" w:rsidRPr="589C1D70">
        <w:rPr>
          <w:rFonts w:ascii="Times New Roman" w:hAnsi="Times New Roman" w:cs="Times New Roman"/>
          <w:sz w:val="24"/>
          <w:szCs w:val="24"/>
          <w:lang w:val="en-US"/>
        </w:rPr>
        <w:t xml:space="preserve">In September </w:t>
      </w:r>
      <w:r w:rsidR="004C4208" w:rsidRPr="589C1D70">
        <w:rPr>
          <w:rFonts w:ascii="Times New Roman" w:hAnsi="Times New Roman" w:cs="Times New Roman"/>
          <w:sz w:val="24"/>
          <w:szCs w:val="24"/>
          <w:lang w:val="en-US"/>
        </w:rPr>
        <w:lastRenderedPageBreak/>
        <w:t xml:space="preserve">2025, </w:t>
      </w:r>
      <w:r>
        <w:rPr>
          <w:rFonts w:ascii="Times New Roman" w:hAnsi="Times New Roman" w:cs="Times New Roman"/>
          <w:sz w:val="24"/>
          <w:szCs w:val="24"/>
          <w:lang w:val="en-US"/>
        </w:rPr>
        <w:t>Black Rockfish</w:t>
      </w:r>
      <w:r w:rsidR="00C91D2A" w:rsidRPr="589C1D70">
        <w:rPr>
          <w:rFonts w:ascii="Times New Roman" w:hAnsi="Times New Roman" w:cs="Times New Roman"/>
          <w:sz w:val="24"/>
          <w:szCs w:val="24"/>
          <w:lang w:val="en-US"/>
        </w:rPr>
        <w:t xml:space="preserve"> in California</w:t>
      </w:r>
      <w:r w:rsidR="003C499B" w:rsidRPr="589C1D70">
        <w:rPr>
          <w:rFonts w:ascii="Times New Roman" w:hAnsi="Times New Roman" w:cs="Times New Roman"/>
          <w:sz w:val="24"/>
          <w:szCs w:val="24"/>
          <w:lang w:val="en-US"/>
        </w:rPr>
        <w:t xml:space="preserve"> were among several nearshore species </w:t>
      </w:r>
      <w:r w:rsidR="5DF24D57" w:rsidRPr="589C1D70">
        <w:rPr>
          <w:rFonts w:ascii="Times New Roman" w:hAnsi="Times New Roman" w:cs="Times New Roman"/>
          <w:sz w:val="24"/>
          <w:szCs w:val="24"/>
          <w:lang w:val="en-US"/>
        </w:rPr>
        <w:t>approved for removal</w:t>
      </w:r>
      <w:r w:rsidR="003C499B" w:rsidRPr="589C1D70">
        <w:rPr>
          <w:rFonts w:ascii="Times New Roman" w:hAnsi="Times New Roman" w:cs="Times New Roman"/>
          <w:sz w:val="24"/>
          <w:szCs w:val="24"/>
          <w:lang w:val="en-US"/>
        </w:rPr>
        <w:t xml:space="preserve"> from </w:t>
      </w:r>
      <w:r w:rsidR="00C91D2A" w:rsidRPr="589C1D70">
        <w:rPr>
          <w:rFonts w:ascii="Times New Roman" w:hAnsi="Times New Roman" w:cs="Times New Roman"/>
          <w:sz w:val="24"/>
          <w:szCs w:val="24"/>
          <w:lang w:val="en-US"/>
        </w:rPr>
        <w:t>the federal Pacific Coast Groundfish Fishery Management Plan by action of the PFMC</w:t>
      </w:r>
      <w:r w:rsidR="485BB0C5" w:rsidRPr="589C1D70">
        <w:rPr>
          <w:rFonts w:ascii="Times New Roman" w:hAnsi="Times New Roman" w:cs="Times New Roman"/>
          <w:sz w:val="24"/>
          <w:szCs w:val="24"/>
          <w:lang w:val="en-US"/>
        </w:rPr>
        <w:t xml:space="preserve">, beginning a regulatory process to transfer </w:t>
      </w:r>
      <w:r>
        <w:rPr>
          <w:rFonts w:ascii="Times New Roman" w:hAnsi="Times New Roman" w:cs="Times New Roman"/>
          <w:sz w:val="24"/>
          <w:szCs w:val="24"/>
          <w:lang w:val="en-US"/>
        </w:rPr>
        <w:t>Black Rockfish</w:t>
      </w:r>
      <w:r w:rsidR="485BB0C5" w:rsidRPr="589C1D70">
        <w:rPr>
          <w:rFonts w:ascii="Times New Roman" w:hAnsi="Times New Roman" w:cs="Times New Roman"/>
          <w:sz w:val="24"/>
          <w:szCs w:val="24"/>
          <w:lang w:val="en-US"/>
        </w:rPr>
        <w:t xml:space="preserve"> to </w:t>
      </w:r>
      <w:r w:rsidR="00C91D2A" w:rsidRPr="589C1D70">
        <w:rPr>
          <w:rFonts w:ascii="Times New Roman" w:hAnsi="Times New Roman" w:cs="Times New Roman"/>
          <w:sz w:val="24"/>
          <w:szCs w:val="24"/>
          <w:lang w:val="en-US"/>
        </w:rPr>
        <w:t>state management authority</w:t>
      </w:r>
      <w:r w:rsidR="000065A1">
        <w:rPr>
          <w:rFonts w:ascii="Times New Roman" w:hAnsi="Times New Roman" w:cs="Times New Roman"/>
          <w:sz w:val="24"/>
          <w:szCs w:val="24"/>
          <w:lang w:val="en-US"/>
        </w:rPr>
        <w:t xml:space="preserve"> exclusively</w:t>
      </w:r>
      <w:r w:rsidR="00C91D2A" w:rsidRPr="589C1D70">
        <w:rPr>
          <w:rFonts w:ascii="Times New Roman" w:hAnsi="Times New Roman" w:cs="Times New Roman"/>
          <w:sz w:val="24"/>
          <w:szCs w:val="24"/>
          <w:lang w:val="en-US"/>
        </w:rPr>
        <w:t>.</w:t>
      </w:r>
      <w:r w:rsidR="00C90321">
        <w:rPr>
          <w:rFonts w:ascii="Times New Roman" w:hAnsi="Times New Roman" w:cs="Times New Roman"/>
          <w:sz w:val="24"/>
          <w:szCs w:val="24"/>
          <w:lang w:val="en-US"/>
        </w:rPr>
        <w:t xml:space="preserve"> </w:t>
      </w:r>
      <w:r w:rsidR="00623AAE" w:rsidRPr="589C1D70">
        <w:rPr>
          <w:rFonts w:ascii="Times New Roman" w:hAnsi="Times New Roman" w:cs="Times New Roman"/>
          <w:sz w:val="24"/>
          <w:szCs w:val="24"/>
          <w:lang w:val="en-US"/>
        </w:rPr>
        <w:t xml:space="preserve">As annual catch limits have fluctuated, </w:t>
      </w:r>
      <w:r w:rsidR="007B351F" w:rsidRPr="589C1D70">
        <w:rPr>
          <w:rFonts w:ascii="Times New Roman" w:hAnsi="Times New Roman" w:cs="Times New Roman"/>
          <w:sz w:val="24"/>
          <w:szCs w:val="24"/>
          <w:lang w:val="en-US"/>
        </w:rPr>
        <w:t>bag limits have also changed</w:t>
      </w:r>
      <w:r w:rsidR="00130119" w:rsidRPr="589C1D70">
        <w:rPr>
          <w:rFonts w:ascii="Times New Roman" w:hAnsi="Times New Roman" w:cs="Times New Roman"/>
          <w:sz w:val="24"/>
          <w:szCs w:val="24"/>
          <w:lang w:val="en-US"/>
        </w:rPr>
        <w:t xml:space="preserve"> and the </w:t>
      </w:r>
      <w:r w:rsidR="00182B77" w:rsidRPr="589C1D70">
        <w:rPr>
          <w:rFonts w:ascii="Times New Roman" w:hAnsi="Times New Roman" w:cs="Times New Roman"/>
          <w:sz w:val="24"/>
          <w:szCs w:val="24"/>
          <w:lang w:val="en-US"/>
        </w:rPr>
        <w:t xml:space="preserve">use of multiple different bag limits within recent history concurrent with available data on recreational </w:t>
      </w:r>
      <w:r w:rsidR="004703FA" w:rsidRPr="589C1D70">
        <w:rPr>
          <w:rFonts w:ascii="Times New Roman" w:hAnsi="Times New Roman" w:cs="Times New Roman"/>
          <w:sz w:val="24"/>
          <w:szCs w:val="24"/>
          <w:lang w:val="en-US"/>
        </w:rPr>
        <w:t xml:space="preserve">fishing provided an opportunity </w:t>
      </w:r>
      <w:r w:rsidR="008B1EEB" w:rsidRPr="589C1D70">
        <w:rPr>
          <w:rFonts w:ascii="Times New Roman" w:hAnsi="Times New Roman" w:cs="Times New Roman"/>
          <w:sz w:val="24"/>
          <w:szCs w:val="24"/>
          <w:lang w:val="en-US"/>
        </w:rPr>
        <w:t xml:space="preserve">to contrast catch and release rates under different conditions. </w:t>
      </w:r>
      <w:r w:rsidR="001A605E" w:rsidRPr="589C1D70">
        <w:rPr>
          <w:rFonts w:ascii="Times New Roman" w:hAnsi="Times New Roman" w:cs="Times New Roman"/>
          <w:sz w:val="24"/>
          <w:szCs w:val="24"/>
          <w:lang w:val="en-US"/>
        </w:rPr>
        <w:t xml:space="preserve">Initially, limits were implemented as a multispecies limit of 10 fish per angler per day that combined all rockfish, </w:t>
      </w:r>
      <w:r w:rsidR="006178D3" w:rsidRPr="589C1D70">
        <w:rPr>
          <w:rFonts w:ascii="Times New Roman" w:hAnsi="Times New Roman" w:cs="Times New Roman"/>
          <w:sz w:val="24"/>
          <w:szCs w:val="24"/>
          <w:lang w:val="en-US"/>
        </w:rPr>
        <w:t>c</w:t>
      </w:r>
      <w:r w:rsidR="001A605E" w:rsidRPr="589C1D70">
        <w:rPr>
          <w:rFonts w:ascii="Times New Roman" w:hAnsi="Times New Roman" w:cs="Times New Roman"/>
          <w:sz w:val="24"/>
          <w:szCs w:val="24"/>
          <w:lang w:val="en-US"/>
        </w:rPr>
        <w:t xml:space="preserve">abezon and </w:t>
      </w:r>
      <w:r w:rsidR="006178D3" w:rsidRPr="589C1D70">
        <w:rPr>
          <w:rFonts w:ascii="Times New Roman" w:hAnsi="Times New Roman" w:cs="Times New Roman"/>
          <w:sz w:val="24"/>
          <w:szCs w:val="24"/>
          <w:lang w:val="en-US"/>
        </w:rPr>
        <w:t>g</w:t>
      </w:r>
      <w:r w:rsidR="001A605E" w:rsidRPr="589C1D70">
        <w:rPr>
          <w:rFonts w:ascii="Times New Roman" w:hAnsi="Times New Roman" w:cs="Times New Roman"/>
          <w:sz w:val="24"/>
          <w:szCs w:val="24"/>
          <w:lang w:val="en-US"/>
        </w:rPr>
        <w:t xml:space="preserve">reenling (2000 - 2014). From 2015 onwards, a sub-bag limit of 5 </w:t>
      </w:r>
      <w:r>
        <w:rPr>
          <w:rFonts w:ascii="Times New Roman" w:hAnsi="Times New Roman" w:cs="Times New Roman"/>
          <w:sz w:val="24"/>
          <w:szCs w:val="24"/>
          <w:lang w:val="en-US"/>
        </w:rPr>
        <w:t>Black Rockfish</w:t>
      </w:r>
      <w:r w:rsidR="001A605E" w:rsidRPr="589C1D70">
        <w:rPr>
          <w:rFonts w:ascii="Times New Roman" w:hAnsi="Times New Roman" w:cs="Times New Roman"/>
          <w:sz w:val="24"/>
          <w:szCs w:val="24"/>
          <w:lang w:val="en-US"/>
        </w:rPr>
        <w:t xml:space="preserve"> per day was implemented within the 10 fish per day multispecies limit. That was further reduced to 3 </w:t>
      </w:r>
      <w:r>
        <w:rPr>
          <w:rFonts w:ascii="Times New Roman" w:hAnsi="Times New Roman" w:cs="Times New Roman"/>
          <w:sz w:val="24"/>
          <w:szCs w:val="24"/>
          <w:lang w:val="en-US"/>
        </w:rPr>
        <w:t>Black Rockfish</w:t>
      </w:r>
      <w:r w:rsidR="001A605E" w:rsidRPr="589C1D70">
        <w:rPr>
          <w:rFonts w:ascii="Times New Roman" w:hAnsi="Times New Roman" w:cs="Times New Roman"/>
          <w:sz w:val="24"/>
          <w:szCs w:val="24"/>
          <w:lang w:val="en-US"/>
        </w:rPr>
        <w:t xml:space="preserve"> per day starting in 2017 until 2019 when it was increased to 4 fish per day on June 1, 2019. The </w:t>
      </w:r>
      <w:r>
        <w:rPr>
          <w:rFonts w:ascii="Times New Roman" w:hAnsi="Times New Roman" w:cs="Times New Roman"/>
          <w:sz w:val="24"/>
          <w:szCs w:val="24"/>
          <w:lang w:val="en-US"/>
        </w:rPr>
        <w:t>Black Rockfish</w:t>
      </w:r>
      <w:r w:rsidR="001A605E" w:rsidRPr="589C1D70">
        <w:rPr>
          <w:rFonts w:ascii="Times New Roman" w:hAnsi="Times New Roman" w:cs="Times New Roman"/>
          <w:sz w:val="24"/>
          <w:szCs w:val="24"/>
          <w:lang w:val="en-US"/>
        </w:rPr>
        <w:t xml:space="preserve"> sub-bag limit was removed again for the 2021 season onwards.</w:t>
      </w:r>
      <w:r w:rsidR="00C90321">
        <w:rPr>
          <w:rFonts w:ascii="Times New Roman" w:hAnsi="Times New Roman" w:cs="Times New Roman"/>
          <w:sz w:val="24"/>
          <w:szCs w:val="24"/>
          <w:lang w:val="en-US"/>
        </w:rPr>
        <w:t xml:space="preserve"> </w:t>
      </w:r>
      <w:r w:rsidR="00AA3720" w:rsidRPr="589C1D70">
        <w:rPr>
          <w:rFonts w:ascii="Times New Roman" w:hAnsi="Times New Roman" w:cs="Times New Roman"/>
          <w:sz w:val="24"/>
          <w:szCs w:val="24"/>
          <w:lang w:val="en-US"/>
        </w:rPr>
        <w:t xml:space="preserve">These changes, in conjunction with </w:t>
      </w:r>
      <w:r w:rsidR="002F7FEE" w:rsidRPr="589C1D70">
        <w:rPr>
          <w:rFonts w:ascii="Times New Roman" w:hAnsi="Times New Roman" w:cs="Times New Roman"/>
          <w:sz w:val="24"/>
          <w:szCs w:val="24"/>
          <w:lang w:val="en-US"/>
        </w:rPr>
        <w:t>season and depth limit adjustments, have successful</w:t>
      </w:r>
      <w:r w:rsidR="00CE3865" w:rsidRPr="589C1D70">
        <w:rPr>
          <w:rFonts w:ascii="Times New Roman" w:hAnsi="Times New Roman" w:cs="Times New Roman"/>
          <w:sz w:val="24"/>
          <w:szCs w:val="24"/>
          <w:lang w:val="en-US"/>
        </w:rPr>
        <w:t>ly</w:t>
      </w:r>
      <w:r w:rsidR="002F7FEE" w:rsidRPr="589C1D70">
        <w:rPr>
          <w:rFonts w:ascii="Times New Roman" w:hAnsi="Times New Roman" w:cs="Times New Roman"/>
          <w:sz w:val="24"/>
          <w:szCs w:val="24"/>
          <w:lang w:val="en-US"/>
        </w:rPr>
        <w:t xml:space="preserve"> maintained </w:t>
      </w:r>
      <w:r>
        <w:rPr>
          <w:rFonts w:ascii="Times New Roman" w:hAnsi="Times New Roman" w:cs="Times New Roman"/>
          <w:sz w:val="24"/>
          <w:szCs w:val="24"/>
          <w:lang w:val="en-US"/>
        </w:rPr>
        <w:t>Black Rockfish</w:t>
      </w:r>
      <w:r w:rsidR="002F7FEE" w:rsidRPr="589C1D70">
        <w:rPr>
          <w:rFonts w:ascii="Times New Roman" w:hAnsi="Times New Roman" w:cs="Times New Roman"/>
          <w:sz w:val="24"/>
          <w:szCs w:val="24"/>
          <w:lang w:val="en-US"/>
        </w:rPr>
        <w:t xml:space="preserve"> within federally set harvest limits.</w:t>
      </w:r>
      <w:r w:rsidR="00C90321">
        <w:rPr>
          <w:rFonts w:ascii="Times New Roman" w:hAnsi="Times New Roman" w:cs="Times New Roman"/>
          <w:sz w:val="24"/>
          <w:szCs w:val="24"/>
          <w:lang w:val="en-US"/>
        </w:rPr>
        <w:t xml:space="preserve"> </w:t>
      </w:r>
    </w:p>
    <w:p w14:paraId="17EAD7B0" w14:textId="77777777" w:rsidR="00B40F27" w:rsidRPr="007E2CD6" w:rsidRDefault="00B40F27">
      <w:pPr>
        <w:spacing w:line="480" w:lineRule="auto"/>
        <w:rPr>
          <w:rFonts w:ascii="Times New Roman" w:hAnsi="Times New Roman" w:cs="Times New Roman"/>
          <w:sz w:val="24"/>
          <w:szCs w:val="24"/>
        </w:rPr>
      </w:pPr>
    </w:p>
    <w:p w14:paraId="27613EC0" w14:textId="68B13816" w:rsidR="00B40F27" w:rsidRPr="007E2CD6" w:rsidRDefault="00F50E8E">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907B6A" wp14:editId="2D27D845">
            <wp:extent cx="2584634" cy="4307723"/>
            <wp:effectExtent l="0" t="0" r="6350" b="0"/>
            <wp:docPr id="1311987427" name="Picture 2" descr="A map of the co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87427" name="Picture 2" descr="A map of the coas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0467" cy="4317445"/>
                    </a:xfrm>
                    <a:prstGeom prst="rect">
                      <a:avLst/>
                    </a:prstGeom>
                  </pic:spPr>
                </pic:pic>
              </a:graphicData>
            </a:graphic>
          </wp:inline>
        </w:drawing>
      </w:r>
    </w:p>
    <w:p w14:paraId="778F3FAD" w14:textId="1C7602B7" w:rsidR="00B40F27" w:rsidRPr="007E2CD6" w:rsidRDefault="66CAA848" w:rsidP="001A605E">
      <w:pPr>
        <w:spacing w:line="480" w:lineRule="auto"/>
        <w:rPr>
          <w:rFonts w:ascii="Times New Roman" w:hAnsi="Times New Roman" w:cs="Times New Roman"/>
          <w:sz w:val="24"/>
          <w:szCs w:val="24"/>
          <w:lang w:val="en-US"/>
        </w:rPr>
      </w:pPr>
      <w:r w:rsidRPr="2880E9FB">
        <w:rPr>
          <w:rFonts w:ascii="Times New Roman" w:hAnsi="Times New Roman" w:cs="Times New Roman"/>
          <w:sz w:val="24"/>
          <w:szCs w:val="24"/>
          <w:lang w:val="en-US"/>
        </w:rPr>
        <w:t xml:space="preserve">Figure 1. The study area, located in Northern California, U.S.A. The northern </w:t>
      </w:r>
      <w:r w:rsidR="08F779E5" w:rsidRPr="2880E9FB">
        <w:rPr>
          <w:rFonts w:ascii="Times New Roman" w:hAnsi="Times New Roman" w:cs="Times New Roman"/>
          <w:sz w:val="24"/>
          <w:szCs w:val="24"/>
          <w:lang w:val="en-US"/>
        </w:rPr>
        <w:t>area</w:t>
      </w:r>
      <w:r w:rsidR="3F97ED5D" w:rsidRPr="2880E9FB">
        <w:rPr>
          <w:rFonts w:ascii="Times New Roman" w:hAnsi="Times New Roman" w:cs="Times New Roman"/>
          <w:sz w:val="24"/>
          <w:szCs w:val="24"/>
          <w:lang w:val="en-US"/>
        </w:rPr>
        <w:t xml:space="preserve"> for </w:t>
      </w:r>
      <w:r w:rsidR="0BA13BA4" w:rsidRPr="2880E9FB">
        <w:rPr>
          <w:rFonts w:ascii="Times New Roman" w:hAnsi="Times New Roman" w:cs="Times New Roman"/>
          <w:sz w:val="24"/>
          <w:szCs w:val="24"/>
          <w:lang w:val="en-US"/>
        </w:rPr>
        <w:t>Black</w:t>
      </w:r>
      <w:r w:rsidRPr="2880E9FB">
        <w:rPr>
          <w:rFonts w:ascii="Times New Roman" w:hAnsi="Times New Roman" w:cs="Times New Roman"/>
          <w:sz w:val="24"/>
          <w:szCs w:val="24"/>
          <w:lang w:val="en-US"/>
        </w:rPr>
        <w:t xml:space="preserve"> </w:t>
      </w:r>
      <w:r w:rsidR="0BA13BA4" w:rsidRPr="2880E9FB">
        <w:rPr>
          <w:rFonts w:ascii="Times New Roman" w:hAnsi="Times New Roman" w:cs="Times New Roman"/>
          <w:sz w:val="24"/>
          <w:szCs w:val="24"/>
          <w:lang w:val="en-US"/>
        </w:rPr>
        <w:t>Rockfish</w:t>
      </w:r>
      <w:r w:rsidR="3F97ED5D" w:rsidRPr="2880E9FB">
        <w:rPr>
          <w:rFonts w:ascii="Times New Roman" w:hAnsi="Times New Roman" w:cs="Times New Roman"/>
          <w:sz w:val="24"/>
          <w:szCs w:val="24"/>
          <w:lang w:val="en-US"/>
        </w:rPr>
        <w:t xml:space="preserve"> stock assessment</w:t>
      </w:r>
      <w:r w:rsidRPr="2880E9FB">
        <w:rPr>
          <w:rFonts w:ascii="Times New Roman" w:hAnsi="Times New Roman" w:cs="Times New Roman"/>
          <w:sz w:val="24"/>
          <w:szCs w:val="24"/>
          <w:lang w:val="en-US"/>
        </w:rPr>
        <w:t xml:space="preserve"> (blue) and </w:t>
      </w:r>
      <w:r w:rsidR="3F97ED5D" w:rsidRPr="2880E9FB">
        <w:rPr>
          <w:rFonts w:ascii="Times New Roman" w:hAnsi="Times New Roman" w:cs="Times New Roman"/>
          <w:sz w:val="24"/>
          <w:szCs w:val="24"/>
          <w:lang w:val="en-US"/>
        </w:rPr>
        <w:t xml:space="preserve">for </w:t>
      </w:r>
      <w:r w:rsidR="0BA13BA4" w:rsidRPr="2880E9FB">
        <w:rPr>
          <w:rFonts w:ascii="Times New Roman" w:hAnsi="Times New Roman" w:cs="Times New Roman"/>
          <w:sz w:val="24"/>
          <w:szCs w:val="24"/>
          <w:lang w:val="en-US"/>
        </w:rPr>
        <w:t>Halibut</w:t>
      </w:r>
      <w:r w:rsidR="3F97ED5D" w:rsidRPr="2880E9FB">
        <w:rPr>
          <w:rFonts w:ascii="Times New Roman" w:hAnsi="Times New Roman" w:cs="Times New Roman"/>
          <w:sz w:val="24"/>
          <w:szCs w:val="24"/>
          <w:lang w:val="en-US"/>
        </w:rPr>
        <w:t xml:space="preserve"> bag limit </w:t>
      </w:r>
      <w:r w:rsidR="724D9B7E" w:rsidRPr="2880E9FB">
        <w:rPr>
          <w:rFonts w:ascii="Times New Roman" w:hAnsi="Times New Roman" w:cs="Times New Roman"/>
          <w:sz w:val="24"/>
          <w:szCs w:val="24"/>
          <w:lang w:val="en-US"/>
        </w:rPr>
        <w:t>regulations</w:t>
      </w:r>
      <w:r w:rsidRPr="2880E9FB">
        <w:rPr>
          <w:rFonts w:ascii="Times New Roman" w:hAnsi="Times New Roman" w:cs="Times New Roman"/>
          <w:sz w:val="24"/>
          <w:szCs w:val="24"/>
          <w:lang w:val="en-US"/>
        </w:rPr>
        <w:t xml:space="preserve"> (red) extend from the northern border of California to </w:t>
      </w:r>
      <w:r w:rsidR="08F779E5" w:rsidRPr="2880E9FB">
        <w:rPr>
          <w:rFonts w:ascii="Times New Roman" w:hAnsi="Times New Roman" w:cs="Times New Roman"/>
          <w:sz w:val="24"/>
          <w:szCs w:val="24"/>
          <w:lang w:val="en-US"/>
        </w:rPr>
        <w:t>Point Arena</w:t>
      </w:r>
      <w:r w:rsidRPr="2880E9FB">
        <w:rPr>
          <w:rFonts w:ascii="Times New Roman" w:hAnsi="Times New Roman" w:cs="Times New Roman"/>
          <w:sz w:val="24"/>
          <w:szCs w:val="24"/>
          <w:lang w:val="en-US"/>
        </w:rPr>
        <w:t xml:space="preserve"> and Point Sur in the south, respectively. </w:t>
      </w:r>
    </w:p>
    <w:p w14:paraId="5EC45244" w14:textId="77777777" w:rsidR="00B40F27" w:rsidRPr="007E2CD6" w:rsidRDefault="00B40F27">
      <w:pPr>
        <w:spacing w:line="480" w:lineRule="auto"/>
        <w:rPr>
          <w:rFonts w:ascii="Times New Roman" w:hAnsi="Times New Roman" w:cs="Times New Roman"/>
          <w:sz w:val="24"/>
          <w:szCs w:val="24"/>
        </w:rPr>
      </w:pPr>
    </w:p>
    <w:p w14:paraId="01CB7498" w14:textId="25F231DB" w:rsidR="00B40F27" w:rsidRPr="007E2CD6" w:rsidRDefault="004946ED" w:rsidP="00F11B3D">
      <w:pPr>
        <w:spacing w:line="480" w:lineRule="auto"/>
        <w:rPr>
          <w:rFonts w:ascii="Times New Roman" w:hAnsi="Times New Roman" w:cs="Times New Roman"/>
          <w:sz w:val="24"/>
          <w:szCs w:val="24"/>
        </w:rPr>
      </w:pPr>
      <w:r w:rsidRPr="78784B4A">
        <w:rPr>
          <w:rFonts w:ascii="Times New Roman" w:hAnsi="Times New Roman" w:cs="Times New Roman"/>
          <w:sz w:val="24"/>
          <w:szCs w:val="24"/>
          <w:lang w:val="en-US"/>
        </w:rPr>
        <w:t>The role of current bag limits</w:t>
      </w:r>
      <w:r w:rsidR="00E017C3">
        <w:rPr>
          <w:rFonts w:ascii="Times New Roman" w:hAnsi="Times New Roman" w:cs="Times New Roman"/>
          <w:sz w:val="24"/>
          <w:szCs w:val="24"/>
          <w:lang w:val="en-US"/>
        </w:rPr>
        <w:t>, relative to these other measures,</w:t>
      </w:r>
      <w:r w:rsidRPr="78784B4A">
        <w:rPr>
          <w:rFonts w:ascii="Times New Roman" w:hAnsi="Times New Roman" w:cs="Times New Roman"/>
          <w:sz w:val="24"/>
          <w:szCs w:val="24"/>
          <w:lang w:val="en-US"/>
        </w:rPr>
        <w:t xml:space="preserve"> in achieving management objectives relating to conservation, access and exploitation </w:t>
      </w:r>
      <w:r w:rsidR="007F51EF">
        <w:rPr>
          <w:rFonts w:ascii="Times New Roman" w:hAnsi="Times New Roman" w:cs="Times New Roman"/>
          <w:sz w:val="24"/>
          <w:szCs w:val="24"/>
          <w:lang w:val="en-US"/>
        </w:rPr>
        <w:t xml:space="preserve">requires </w:t>
      </w:r>
      <w:r w:rsidR="008D30B7">
        <w:rPr>
          <w:rFonts w:ascii="Times New Roman" w:hAnsi="Times New Roman" w:cs="Times New Roman"/>
          <w:sz w:val="24"/>
          <w:szCs w:val="24"/>
          <w:lang w:val="en-US"/>
        </w:rPr>
        <w:t>evaluation</w:t>
      </w:r>
      <w:r w:rsidR="005248BA">
        <w:rPr>
          <w:rFonts w:ascii="Times New Roman" w:hAnsi="Times New Roman" w:cs="Times New Roman"/>
          <w:sz w:val="24"/>
          <w:szCs w:val="24"/>
          <w:lang w:val="en-US"/>
        </w:rPr>
        <w:t>.</w:t>
      </w:r>
      <w:r w:rsidR="008D30B7" w:rsidRPr="78784B4A" w:rsidDel="008D30B7">
        <w:rPr>
          <w:rFonts w:ascii="Times New Roman" w:hAnsi="Times New Roman" w:cs="Times New Roman"/>
          <w:sz w:val="24"/>
          <w:szCs w:val="24"/>
          <w:lang w:val="en-US"/>
        </w:rPr>
        <w:t xml:space="preserve"> </w:t>
      </w:r>
      <w:r w:rsidRPr="78784B4A">
        <w:rPr>
          <w:rFonts w:ascii="Times New Roman" w:hAnsi="Times New Roman" w:cs="Times New Roman"/>
          <w:sz w:val="24"/>
          <w:szCs w:val="24"/>
          <w:lang w:val="en-US"/>
        </w:rPr>
        <w:t xml:space="preserve">In this research we aim to develop theoretical models that predict the impact of </w:t>
      </w:r>
      <w:r w:rsidR="008722D9">
        <w:rPr>
          <w:rFonts w:ascii="Times New Roman" w:hAnsi="Times New Roman" w:cs="Times New Roman"/>
          <w:sz w:val="24"/>
          <w:szCs w:val="24"/>
          <w:lang w:val="en-US"/>
        </w:rPr>
        <w:t>bag limit</w:t>
      </w:r>
      <w:r w:rsidRPr="78784B4A">
        <w:rPr>
          <w:rFonts w:ascii="Times New Roman" w:hAnsi="Times New Roman" w:cs="Times New Roman"/>
          <w:sz w:val="24"/>
          <w:szCs w:val="24"/>
          <w:lang w:val="en-US"/>
        </w:rPr>
        <w:t xml:space="preserve"> regulations on</w:t>
      </w:r>
      <w:r w:rsidR="00E77BD5" w:rsidRPr="78784B4A">
        <w:rPr>
          <w:rFonts w:ascii="Times New Roman" w:hAnsi="Times New Roman" w:cs="Times New Roman"/>
          <w:sz w:val="24"/>
          <w:szCs w:val="24"/>
          <w:lang w:val="en-US"/>
        </w:rPr>
        <w:t xml:space="preserve"> recreational fishery</w:t>
      </w:r>
      <w:r w:rsidRPr="78784B4A">
        <w:rPr>
          <w:rFonts w:ascii="Times New Roman" w:hAnsi="Times New Roman" w:cs="Times New Roman"/>
          <w:sz w:val="24"/>
          <w:szCs w:val="24"/>
          <w:lang w:val="en-US"/>
        </w:rPr>
        <w:t xml:space="preserve"> exploitation, fit these models to empirical data, and then incorporate the models in a </w:t>
      </w:r>
      <w:r w:rsidR="00F11B3D">
        <w:rPr>
          <w:rFonts w:ascii="Times New Roman" w:hAnsi="Times New Roman" w:cs="Times New Roman"/>
          <w:sz w:val="24"/>
          <w:szCs w:val="24"/>
          <w:lang w:val="en-US"/>
        </w:rPr>
        <w:t xml:space="preserve">MSE </w:t>
      </w:r>
      <w:r w:rsidRPr="78784B4A">
        <w:rPr>
          <w:rFonts w:ascii="Times New Roman" w:hAnsi="Times New Roman" w:cs="Times New Roman"/>
          <w:sz w:val="24"/>
          <w:szCs w:val="24"/>
          <w:lang w:val="en-US"/>
        </w:rPr>
        <w:t xml:space="preserve">simulation framework to allow for comparative </w:t>
      </w:r>
      <w:r w:rsidR="003746E0" w:rsidRPr="78784B4A">
        <w:rPr>
          <w:rFonts w:ascii="Times New Roman" w:hAnsi="Times New Roman" w:cs="Times New Roman"/>
          <w:sz w:val="24"/>
          <w:szCs w:val="24"/>
          <w:lang w:val="en-US"/>
        </w:rPr>
        <w:t xml:space="preserve">performance </w:t>
      </w:r>
      <w:r w:rsidRPr="78784B4A">
        <w:rPr>
          <w:rFonts w:ascii="Times New Roman" w:hAnsi="Times New Roman" w:cs="Times New Roman"/>
          <w:sz w:val="24"/>
          <w:szCs w:val="24"/>
          <w:lang w:val="en-US"/>
        </w:rPr>
        <w:t>evaluation with alternative management approaches.</w:t>
      </w:r>
      <w:r w:rsidR="00C90321">
        <w:rPr>
          <w:rFonts w:ascii="Times New Roman" w:hAnsi="Times New Roman" w:cs="Times New Roman"/>
          <w:sz w:val="24"/>
          <w:szCs w:val="24"/>
          <w:lang w:val="en-US"/>
        </w:rPr>
        <w:t xml:space="preserve"> </w:t>
      </w:r>
      <w:r w:rsidR="00B61DDA" w:rsidRPr="21C55D2A">
        <w:rPr>
          <w:rFonts w:ascii="Times New Roman" w:hAnsi="Times New Roman" w:cs="Times New Roman"/>
          <w:sz w:val="24"/>
          <w:szCs w:val="24"/>
        </w:rPr>
        <w:t xml:space="preserve">We addressed the following research questions. </w:t>
      </w:r>
      <w:r w:rsidR="00E77BD5" w:rsidRPr="21C55D2A">
        <w:rPr>
          <w:rFonts w:ascii="Times New Roman" w:hAnsi="Times New Roman" w:cs="Times New Roman"/>
          <w:sz w:val="24"/>
          <w:szCs w:val="24"/>
        </w:rPr>
        <w:t xml:space="preserve">(1) </w:t>
      </w:r>
      <w:r w:rsidRPr="21C55D2A">
        <w:rPr>
          <w:rFonts w:ascii="Times New Roman" w:hAnsi="Times New Roman" w:cs="Times New Roman"/>
          <w:sz w:val="24"/>
          <w:szCs w:val="24"/>
        </w:rPr>
        <w:t xml:space="preserve">Do </w:t>
      </w:r>
      <w:r w:rsidR="00B61DDA" w:rsidRPr="21C55D2A">
        <w:rPr>
          <w:rFonts w:ascii="Times New Roman" w:hAnsi="Times New Roman" w:cs="Times New Roman"/>
          <w:sz w:val="24"/>
          <w:szCs w:val="24"/>
        </w:rPr>
        <w:t xml:space="preserve">the </w:t>
      </w:r>
      <w:r w:rsidR="007E6E59" w:rsidRPr="21C55D2A">
        <w:rPr>
          <w:rFonts w:ascii="Times New Roman" w:hAnsi="Times New Roman" w:cs="Times New Roman"/>
          <w:sz w:val="24"/>
          <w:szCs w:val="24"/>
        </w:rPr>
        <w:t>trip-level</w:t>
      </w:r>
      <w:r w:rsidR="00B61DDA" w:rsidRPr="21C55D2A">
        <w:rPr>
          <w:rFonts w:ascii="Times New Roman" w:hAnsi="Times New Roman" w:cs="Times New Roman"/>
          <w:sz w:val="24"/>
          <w:szCs w:val="24"/>
        </w:rPr>
        <w:t xml:space="preserve"> </w:t>
      </w:r>
      <w:r w:rsidRPr="21C55D2A">
        <w:rPr>
          <w:rFonts w:ascii="Times New Roman" w:hAnsi="Times New Roman" w:cs="Times New Roman"/>
          <w:sz w:val="24"/>
          <w:szCs w:val="24"/>
        </w:rPr>
        <w:t xml:space="preserve">data suggest that bag limits are consequential for the management of </w:t>
      </w:r>
      <w:r w:rsidR="001003BB">
        <w:rPr>
          <w:rFonts w:ascii="Times New Roman" w:hAnsi="Times New Roman" w:cs="Times New Roman"/>
          <w:sz w:val="24"/>
          <w:szCs w:val="24"/>
        </w:rPr>
        <w:t>H</w:t>
      </w:r>
      <w:r w:rsidR="00277164" w:rsidRPr="21C55D2A">
        <w:rPr>
          <w:rFonts w:ascii="Times New Roman" w:hAnsi="Times New Roman" w:cs="Times New Roman"/>
          <w:sz w:val="24"/>
          <w:szCs w:val="24"/>
        </w:rPr>
        <w:t>alibut</w:t>
      </w:r>
      <w:r w:rsidRPr="21C55D2A">
        <w:rPr>
          <w:rFonts w:ascii="Times New Roman" w:hAnsi="Times New Roman" w:cs="Times New Roman"/>
          <w:sz w:val="24"/>
          <w:szCs w:val="24"/>
        </w:rPr>
        <w:t xml:space="preserve"> and </w:t>
      </w:r>
      <w:r w:rsidR="001003BB">
        <w:rPr>
          <w:rFonts w:ascii="Times New Roman" w:hAnsi="Times New Roman" w:cs="Times New Roman"/>
          <w:sz w:val="24"/>
          <w:szCs w:val="24"/>
        </w:rPr>
        <w:t>B</w:t>
      </w:r>
      <w:r w:rsidR="00277164" w:rsidRPr="21C55D2A">
        <w:rPr>
          <w:rFonts w:ascii="Times New Roman" w:hAnsi="Times New Roman" w:cs="Times New Roman"/>
          <w:sz w:val="24"/>
          <w:szCs w:val="24"/>
        </w:rPr>
        <w:t>lack</w:t>
      </w:r>
      <w:r w:rsidRPr="21C55D2A">
        <w:rPr>
          <w:rFonts w:ascii="Times New Roman" w:hAnsi="Times New Roman" w:cs="Times New Roman"/>
          <w:sz w:val="24"/>
          <w:szCs w:val="24"/>
        </w:rPr>
        <w:t xml:space="preserve"> </w:t>
      </w:r>
      <w:r w:rsidR="001003BB">
        <w:rPr>
          <w:rFonts w:ascii="Times New Roman" w:hAnsi="Times New Roman" w:cs="Times New Roman"/>
          <w:sz w:val="24"/>
          <w:szCs w:val="24"/>
        </w:rPr>
        <w:lastRenderedPageBreak/>
        <w:t>R</w:t>
      </w:r>
      <w:r w:rsidR="00277164" w:rsidRPr="21C55D2A">
        <w:rPr>
          <w:rFonts w:ascii="Times New Roman" w:hAnsi="Times New Roman" w:cs="Times New Roman"/>
          <w:sz w:val="24"/>
          <w:szCs w:val="24"/>
        </w:rPr>
        <w:t>ockfish</w:t>
      </w:r>
      <w:r w:rsidRPr="21C55D2A">
        <w:rPr>
          <w:rFonts w:ascii="Times New Roman" w:hAnsi="Times New Roman" w:cs="Times New Roman"/>
          <w:sz w:val="24"/>
          <w:szCs w:val="24"/>
        </w:rPr>
        <w:t>?</w:t>
      </w:r>
      <w:r w:rsidR="00B61DDA" w:rsidRPr="21C55D2A">
        <w:rPr>
          <w:rFonts w:ascii="Times New Roman" w:hAnsi="Times New Roman" w:cs="Times New Roman"/>
          <w:sz w:val="24"/>
          <w:szCs w:val="24"/>
        </w:rPr>
        <w:t xml:space="preserve"> (2) </w:t>
      </w:r>
      <w:r w:rsidRPr="21C55D2A">
        <w:rPr>
          <w:rFonts w:ascii="Times New Roman" w:hAnsi="Times New Roman" w:cs="Times New Roman"/>
          <w:sz w:val="24"/>
          <w:szCs w:val="24"/>
        </w:rPr>
        <w:t xml:space="preserve">Can theoretical models be developed that approximate the impact of bag limits on </w:t>
      </w:r>
      <w:r w:rsidR="00B61DDA" w:rsidRPr="21C55D2A">
        <w:rPr>
          <w:rFonts w:ascii="Times New Roman" w:hAnsi="Times New Roman" w:cs="Times New Roman"/>
          <w:sz w:val="24"/>
          <w:szCs w:val="24"/>
        </w:rPr>
        <w:t>fishery exploitation rates</w:t>
      </w:r>
      <w:r w:rsidRPr="21C55D2A">
        <w:rPr>
          <w:rFonts w:ascii="Times New Roman" w:hAnsi="Times New Roman" w:cs="Times New Roman"/>
          <w:sz w:val="24"/>
          <w:szCs w:val="24"/>
        </w:rPr>
        <w:t>?</w:t>
      </w:r>
      <w:r w:rsidR="00B61DDA" w:rsidRPr="21C55D2A">
        <w:rPr>
          <w:rFonts w:ascii="Times New Roman" w:hAnsi="Times New Roman" w:cs="Times New Roman"/>
          <w:sz w:val="24"/>
          <w:szCs w:val="24"/>
        </w:rPr>
        <w:t xml:space="preserve"> (3) </w:t>
      </w:r>
      <w:r w:rsidRPr="21C55D2A">
        <w:rPr>
          <w:rFonts w:ascii="Times New Roman" w:hAnsi="Times New Roman" w:cs="Times New Roman"/>
          <w:sz w:val="24"/>
          <w:szCs w:val="24"/>
        </w:rPr>
        <w:t xml:space="preserve">Are bag limits likely to be an effective management measure for species such as </w:t>
      </w:r>
      <w:r w:rsidR="001003BB">
        <w:rPr>
          <w:rFonts w:ascii="Times New Roman" w:hAnsi="Times New Roman" w:cs="Times New Roman"/>
          <w:sz w:val="24"/>
          <w:szCs w:val="24"/>
        </w:rPr>
        <w:t>H</w:t>
      </w:r>
      <w:r w:rsidR="001003BB" w:rsidRPr="21C55D2A">
        <w:rPr>
          <w:rFonts w:ascii="Times New Roman" w:hAnsi="Times New Roman" w:cs="Times New Roman"/>
          <w:sz w:val="24"/>
          <w:szCs w:val="24"/>
        </w:rPr>
        <w:t xml:space="preserve">alibut </w:t>
      </w:r>
      <w:r w:rsidRPr="21C55D2A">
        <w:rPr>
          <w:rFonts w:ascii="Times New Roman" w:hAnsi="Times New Roman" w:cs="Times New Roman"/>
          <w:sz w:val="24"/>
          <w:szCs w:val="24"/>
        </w:rPr>
        <w:t xml:space="preserve">and </w:t>
      </w:r>
      <w:r w:rsidR="001003BB">
        <w:rPr>
          <w:rFonts w:ascii="Times New Roman" w:hAnsi="Times New Roman" w:cs="Times New Roman"/>
          <w:sz w:val="24"/>
          <w:szCs w:val="24"/>
        </w:rPr>
        <w:t>B</w:t>
      </w:r>
      <w:r w:rsidR="00277164" w:rsidRPr="21C55D2A">
        <w:rPr>
          <w:rFonts w:ascii="Times New Roman" w:hAnsi="Times New Roman" w:cs="Times New Roman"/>
          <w:sz w:val="24"/>
          <w:szCs w:val="24"/>
        </w:rPr>
        <w:t>lack</w:t>
      </w:r>
      <w:r w:rsidRPr="21C55D2A">
        <w:rPr>
          <w:rFonts w:ascii="Times New Roman" w:hAnsi="Times New Roman" w:cs="Times New Roman"/>
          <w:sz w:val="24"/>
          <w:szCs w:val="24"/>
        </w:rPr>
        <w:t xml:space="preserve"> </w:t>
      </w:r>
      <w:r w:rsidR="001003BB">
        <w:rPr>
          <w:rFonts w:ascii="Times New Roman" w:hAnsi="Times New Roman" w:cs="Times New Roman"/>
          <w:sz w:val="24"/>
          <w:szCs w:val="24"/>
        </w:rPr>
        <w:t>R</w:t>
      </w:r>
      <w:r w:rsidR="00277164" w:rsidRPr="21C55D2A">
        <w:rPr>
          <w:rFonts w:ascii="Times New Roman" w:hAnsi="Times New Roman" w:cs="Times New Roman"/>
          <w:sz w:val="24"/>
          <w:szCs w:val="24"/>
        </w:rPr>
        <w:t>ockfish</w:t>
      </w:r>
      <w:r w:rsidRPr="21C55D2A">
        <w:rPr>
          <w:rFonts w:ascii="Times New Roman" w:hAnsi="Times New Roman" w:cs="Times New Roman"/>
          <w:sz w:val="24"/>
          <w:szCs w:val="24"/>
        </w:rPr>
        <w:t>?</w:t>
      </w:r>
      <w:r w:rsidR="00B61DDA" w:rsidRPr="21C55D2A">
        <w:rPr>
          <w:rFonts w:ascii="Times New Roman" w:hAnsi="Times New Roman" w:cs="Times New Roman"/>
          <w:sz w:val="24"/>
          <w:szCs w:val="24"/>
        </w:rPr>
        <w:t xml:space="preserve"> (4) </w:t>
      </w:r>
      <w:r w:rsidRPr="21C55D2A">
        <w:rPr>
          <w:rFonts w:ascii="Times New Roman" w:hAnsi="Times New Roman" w:cs="Times New Roman"/>
          <w:sz w:val="24"/>
          <w:szCs w:val="24"/>
        </w:rPr>
        <w:t>How do bag limits compare to other management regulations in terms of their expected management outcomes?</w:t>
      </w:r>
    </w:p>
    <w:p w14:paraId="7544A8E2" w14:textId="77777777" w:rsidR="00B40F27" w:rsidRPr="007E2CD6" w:rsidRDefault="00B40F27">
      <w:pPr>
        <w:spacing w:line="480" w:lineRule="auto"/>
        <w:rPr>
          <w:rFonts w:ascii="Times New Roman" w:hAnsi="Times New Roman" w:cs="Times New Roman"/>
          <w:sz w:val="24"/>
          <w:szCs w:val="24"/>
        </w:rPr>
      </w:pPr>
    </w:p>
    <w:p w14:paraId="660FD2BF" w14:textId="45986D86" w:rsidR="00B40F27" w:rsidRDefault="005E1D00">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2. </w:t>
      </w:r>
      <w:r w:rsidR="004946ED" w:rsidRPr="007E2CD6">
        <w:rPr>
          <w:rFonts w:ascii="Times New Roman" w:hAnsi="Times New Roman" w:cs="Times New Roman"/>
          <w:b/>
          <w:sz w:val="24"/>
          <w:szCs w:val="24"/>
        </w:rPr>
        <w:t xml:space="preserve">Methods </w:t>
      </w:r>
    </w:p>
    <w:p w14:paraId="4C08FB8E" w14:textId="77777777" w:rsidR="00CE12AA" w:rsidRPr="007E2CD6" w:rsidRDefault="00CE12AA">
      <w:pPr>
        <w:spacing w:line="480" w:lineRule="auto"/>
        <w:rPr>
          <w:rFonts w:ascii="Times New Roman" w:hAnsi="Times New Roman" w:cs="Times New Roman"/>
          <w:b/>
          <w:sz w:val="24"/>
          <w:szCs w:val="24"/>
        </w:rPr>
      </w:pPr>
    </w:p>
    <w:p w14:paraId="0814E8D8" w14:textId="3B5AEAE4" w:rsidR="00B40F27" w:rsidRDefault="005E1D00">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2.1. </w:t>
      </w:r>
      <w:r w:rsidR="004946ED" w:rsidRPr="007E2CD6">
        <w:rPr>
          <w:rFonts w:ascii="Times New Roman" w:hAnsi="Times New Roman" w:cs="Times New Roman"/>
          <w:b/>
          <w:i/>
          <w:sz w:val="24"/>
          <w:szCs w:val="24"/>
        </w:rPr>
        <w:t>Data</w:t>
      </w:r>
    </w:p>
    <w:p w14:paraId="764C401A" w14:textId="77777777" w:rsidR="00CE12AA" w:rsidRPr="007E2CD6" w:rsidRDefault="00CE12AA">
      <w:pPr>
        <w:spacing w:line="480" w:lineRule="auto"/>
        <w:rPr>
          <w:rFonts w:ascii="Times New Roman" w:hAnsi="Times New Roman" w:cs="Times New Roman"/>
          <w:b/>
          <w:i/>
          <w:sz w:val="24"/>
          <w:szCs w:val="24"/>
        </w:rPr>
      </w:pPr>
    </w:p>
    <w:p w14:paraId="253558D3" w14:textId="182A6D2A" w:rsidR="00B40F27" w:rsidRDefault="71EABEBB" w:rsidP="2E7551DE">
      <w:pPr>
        <w:spacing w:line="480" w:lineRule="auto"/>
        <w:rPr>
          <w:rFonts w:ascii="Times New Roman" w:hAnsi="Times New Roman" w:cs="Times New Roman"/>
          <w:sz w:val="24"/>
          <w:szCs w:val="24"/>
          <w:lang w:val="en-US"/>
        </w:rPr>
      </w:pPr>
      <w:r w:rsidRPr="0CA74DD8">
        <w:rPr>
          <w:rFonts w:ascii="Times New Roman" w:hAnsi="Times New Roman" w:cs="Times New Roman"/>
          <w:sz w:val="24"/>
          <w:szCs w:val="24"/>
          <w:lang w:val="en-US"/>
        </w:rPr>
        <w:t>R</w:t>
      </w:r>
      <w:r w:rsidR="00010A5F" w:rsidRPr="0CA74DD8">
        <w:rPr>
          <w:rFonts w:ascii="Times New Roman" w:hAnsi="Times New Roman" w:cs="Times New Roman"/>
          <w:sz w:val="24"/>
          <w:szCs w:val="24"/>
          <w:lang w:val="en-US"/>
        </w:rPr>
        <w:t xml:space="preserve">ecreational </w:t>
      </w:r>
      <w:r w:rsidR="004946ED" w:rsidRPr="0CA74DD8">
        <w:rPr>
          <w:rFonts w:ascii="Times New Roman" w:hAnsi="Times New Roman" w:cs="Times New Roman"/>
          <w:sz w:val="24"/>
          <w:szCs w:val="24"/>
          <w:lang w:val="en-US"/>
        </w:rPr>
        <w:t xml:space="preserve">party/charter </w:t>
      </w:r>
      <w:r w:rsidR="00EE64C0" w:rsidRPr="0CA74DD8">
        <w:rPr>
          <w:rFonts w:ascii="Times New Roman" w:hAnsi="Times New Roman" w:cs="Times New Roman"/>
          <w:sz w:val="24"/>
          <w:szCs w:val="24"/>
          <w:lang w:val="en-US"/>
        </w:rPr>
        <w:t xml:space="preserve">vessels </w:t>
      </w:r>
      <w:r w:rsidR="00CE27DB" w:rsidRPr="0CA74DD8">
        <w:rPr>
          <w:rFonts w:ascii="Times New Roman" w:hAnsi="Times New Roman" w:cs="Times New Roman"/>
          <w:sz w:val="24"/>
          <w:szCs w:val="24"/>
          <w:lang w:val="en-US"/>
        </w:rPr>
        <w:t xml:space="preserve">are </w:t>
      </w:r>
      <w:r w:rsidR="00EE64C0" w:rsidRPr="0CA74DD8">
        <w:rPr>
          <w:rFonts w:ascii="Times New Roman" w:hAnsi="Times New Roman" w:cs="Times New Roman"/>
          <w:sz w:val="24"/>
          <w:szCs w:val="24"/>
          <w:lang w:val="en-US"/>
        </w:rPr>
        <w:t>licensed</w:t>
      </w:r>
      <w:r w:rsidR="00010A5F" w:rsidRPr="0CA74DD8">
        <w:rPr>
          <w:rFonts w:ascii="Times New Roman" w:hAnsi="Times New Roman" w:cs="Times New Roman"/>
          <w:sz w:val="24"/>
          <w:szCs w:val="24"/>
          <w:lang w:val="en-US"/>
        </w:rPr>
        <w:t xml:space="preserve"> by CDFW to take paying passengers on sport fishing trips </w:t>
      </w:r>
      <w:r w:rsidR="30569816" w:rsidRPr="0CA74DD8">
        <w:rPr>
          <w:rFonts w:ascii="Times New Roman" w:hAnsi="Times New Roman" w:cs="Times New Roman"/>
          <w:sz w:val="24"/>
          <w:szCs w:val="24"/>
          <w:lang w:val="en-US"/>
        </w:rPr>
        <w:t>and</w:t>
      </w:r>
      <w:r w:rsidR="00010A5F" w:rsidRPr="0CA74DD8">
        <w:rPr>
          <w:rFonts w:ascii="Times New Roman" w:hAnsi="Times New Roman" w:cs="Times New Roman"/>
          <w:sz w:val="24"/>
          <w:szCs w:val="24"/>
          <w:lang w:val="en-US"/>
        </w:rPr>
        <w:t xml:space="preserve"> are also commonly known as </w:t>
      </w:r>
      <w:r w:rsidR="00383E9F" w:rsidRPr="0CA74DD8">
        <w:rPr>
          <w:rFonts w:ascii="Times New Roman" w:hAnsi="Times New Roman" w:cs="Times New Roman"/>
          <w:sz w:val="24"/>
          <w:szCs w:val="24"/>
          <w:lang w:val="en-US"/>
        </w:rPr>
        <w:t>commercial passenger fishing vessels (CPFVs</w:t>
      </w:r>
      <w:r w:rsidR="00010A5F" w:rsidRPr="0CA74DD8">
        <w:rPr>
          <w:rFonts w:ascii="Times New Roman" w:hAnsi="Times New Roman" w:cs="Times New Roman"/>
          <w:sz w:val="24"/>
          <w:szCs w:val="24"/>
          <w:lang w:val="en-US"/>
        </w:rPr>
        <w:t xml:space="preserve">). </w:t>
      </w:r>
      <w:r w:rsidR="008651A2" w:rsidRPr="0CA74DD8">
        <w:rPr>
          <w:rFonts w:ascii="Times New Roman" w:hAnsi="Times New Roman" w:cs="Times New Roman"/>
          <w:sz w:val="24"/>
          <w:szCs w:val="24"/>
          <w:lang w:val="en-US"/>
        </w:rPr>
        <w:t>The owner of the boat is required by law to submit records of fishing activity</w:t>
      </w:r>
      <w:r w:rsidR="0B6C89EF" w:rsidRPr="0CA74DD8">
        <w:rPr>
          <w:rFonts w:ascii="Times New Roman" w:hAnsi="Times New Roman" w:cs="Times New Roman"/>
          <w:sz w:val="24"/>
          <w:szCs w:val="24"/>
          <w:lang w:val="en-US"/>
        </w:rPr>
        <w:t xml:space="preserve"> in logbooks</w:t>
      </w:r>
      <w:r w:rsidR="008651A2" w:rsidRPr="0CA74DD8">
        <w:rPr>
          <w:rFonts w:ascii="Times New Roman" w:hAnsi="Times New Roman" w:cs="Times New Roman"/>
          <w:sz w:val="24"/>
          <w:szCs w:val="24"/>
          <w:lang w:val="en-US"/>
        </w:rPr>
        <w:t xml:space="preserve"> (i.e., logs). CDFW is required to keep all license and fishing activity records confidential but may compile or publish summaries that do not disclose individual or business information</w:t>
      </w:r>
      <w:r w:rsidR="00A05D3F">
        <w:rPr>
          <w:rFonts w:ascii="Times New Roman" w:hAnsi="Times New Roman" w:cs="Times New Roman"/>
          <w:sz w:val="24"/>
          <w:szCs w:val="24"/>
          <w:lang w:val="en-US"/>
        </w:rPr>
        <w:t xml:space="preserve"> (F</w:t>
      </w:r>
      <w:r w:rsidR="00605D66">
        <w:rPr>
          <w:rFonts w:ascii="Times New Roman" w:hAnsi="Times New Roman" w:cs="Times New Roman"/>
          <w:sz w:val="24"/>
          <w:szCs w:val="24"/>
          <w:lang w:val="en-US"/>
        </w:rPr>
        <w:t>ish and Game Code, section</w:t>
      </w:r>
      <w:r w:rsidR="00A05D3F">
        <w:rPr>
          <w:rFonts w:ascii="Times New Roman" w:hAnsi="Times New Roman" w:cs="Times New Roman"/>
          <w:sz w:val="24"/>
          <w:szCs w:val="24"/>
          <w:lang w:val="en-US"/>
        </w:rPr>
        <w:t xml:space="preserve"> </w:t>
      </w:r>
      <w:r w:rsidR="006D2646">
        <w:rPr>
          <w:rFonts w:ascii="Times New Roman" w:hAnsi="Times New Roman" w:cs="Times New Roman"/>
          <w:sz w:val="24"/>
          <w:szCs w:val="24"/>
          <w:lang w:val="en-US"/>
        </w:rPr>
        <w:t>8022</w:t>
      </w:r>
      <w:r w:rsidR="00605D66">
        <w:rPr>
          <w:rFonts w:ascii="Times New Roman" w:hAnsi="Times New Roman" w:cs="Times New Roman"/>
          <w:sz w:val="24"/>
          <w:szCs w:val="24"/>
          <w:lang w:val="en-US"/>
        </w:rPr>
        <w:t>(</w:t>
      </w:r>
      <w:r w:rsidR="006D2646">
        <w:rPr>
          <w:rFonts w:ascii="Times New Roman" w:hAnsi="Times New Roman" w:cs="Times New Roman"/>
          <w:sz w:val="24"/>
          <w:szCs w:val="24"/>
          <w:lang w:val="en-US"/>
        </w:rPr>
        <w:t>a</w:t>
      </w:r>
      <w:r w:rsidR="00605D66">
        <w:rPr>
          <w:rFonts w:ascii="Times New Roman" w:hAnsi="Times New Roman" w:cs="Times New Roman"/>
          <w:sz w:val="24"/>
          <w:szCs w:val="24"/>
          <w:lang w:val="en-US"/>
        </w:rPr>
        <w:t>)</w:t>
      </w:r>
      <w:r w:rsidR="006D2646">
        <w:rPr>
          <w:rFonts w:ascii="Times New Roman" w:hAnsi="Times New Roman" w:cs="Times New Roman"/>
          <w:sz w:val="24"/>
          <w:szCs w:val="24"/>
          <w:lang w:val="en-US"/>
        </w:rPr>
        <w:t>)</w:t>
      </w:r>
      <w:r w:rsidR="008651A2" w:rsidRPr="0CA74DD8">
        <w:rPr>
          <w:rFonts w:ascii="Times New Roman" w:hAnsi="Times New Roman" w:cs="Times New Roman"/>
          <w:sz w:val="24"/>
          <w:szCs w:val="24"/>
          <w:lang w:val="en-US"/>
        </w:rPr>
        <w:t>. Logs are submitted for each fishing trip (or each day of fishing for multi</w:t>
      </w:r>
      <w:r w:rsidR="002B3774">
        <w:rPr>
          <w:rFonts w:ascii="Times New Roman" w:hAnsi="Times New Roman" w:cs="Times New Roman"/>
          <w:sz w:val="24"/>
          <w:szCs w:val="24"/>
          <w:lang w:val="en-US"/>
        </w:rPr>
        <w:t>-</w:t>
      </w:r>
      <w:r w:rsidR="008651A2" w:rsidRPr="0CA74DD8">
        <w:rPr>
          <w:rFonts w:ascii="Times New Roman" w:hAnsi="Times New Roman" w:cs="Times New Roman"/>
          <w:sz w:val="24"/>
          <w:szCs w:val="24"/>
          <w:lang w:val="en-US"/>
        </w:rPr>
        <w:t>day trips) and collect information including but not limited to</w:t>
      </w:r>
      <w:r w:rsidR="007C7FF2">
        <w:rPr>
          <w:rFonts w:ascii="Times New Roman" w:hAnsi="Times New Roman" w:cs="Times New Roman"/>
          <w:sz w:val="24"/>
          <w:szCs w:val="24"/>
          <w:lang w:val="en-US"/>
        </w:rPr>
        <w:t xml:space="preserve"> the</w:t>
      </w:r>
      <w:r w:rsidR="008651A2" w:rsidRPr="0CA74DD8">
        <w:rPr>
          <w:rFonts w:ascii="Times New Roman" w:hAnsi="Times New Roman" w:cs="Times New Roman"/>
          <w:sz w:val="24"/>
          <w:szCs w:val="24"/>
          <w:lang w:val="en-US"/>
        </w:rPr>
        <w:t xml:space="preserve"> vessel</w:t>
      </w:r>
      <w:r w:rsidR="007C7FF2">
        <w:rPr>
          <w:rFonts w:ascii="Times New Roman" w:hAnsi="Times New Roman" w:cs="Times New Roman"/>
          <w:sz w:val="24"/>
          <w:szCs w:val="24"/>
          <w:lang w:val="en-US"/>
        </w:rPr>
        <w:t xml:space="preserve"> identification number</w:t>
      </w:r>
      <w:r w:rsidR="008651A2" w:rsidRPr="0CA74DD8">
        <w:rPr>
          <w:rFonts w:ascii="Times New Roman" w:hAnsi="Times New Roman" w:cs="Times New Roman"/>
          <w:sz w:val="24"/>
          <w:szCs w:val="24"/>
          <w:lang w:val="en-US"/>
        </w:rPr>
        <w:t>, date of fishing, port of landing, target species, fishing method, hours fished, number of fishers, and number of fish kept and released by species.</w:t>
      </w:r>
      <w:r w:rsidR="00C90321">
        <w:rPr>
          <w:rFonts w:ascii="Times New Roman" w:hAnsi="Times New Roman" w:cs="Times New Roman"/>
          <w:sz w:val="24"/>
          <w:szCs w:val="24"/>
          <w:lang w:val="en-US"/>
        </w:rPr>
        <w:t xml:space="preserve"> </w:t>
      </w:r>
    </w:p>
    <w:p w14:paraId="04D729C2" w14:textId="77777777" w:rsidR="008651A2" w:rsidRPr="007E2CD6" w:rsidRDefault="008651A2" w:rsidP="008651A2">
      <w:pPr>
        <w:spacing w:line="480" w:lineRule="auto"/>
        <w:rPr>
          <w:rFonts w:ascii="Times New Roman" w:hAnsi="Times New Roman" w:cs="Times New Roman"/>
          <w:sz w:val="24"/>
          <w:szCs w:val="24"/>
        </w:rPr>
      </w:pPr>
    </w:p>
    <w:p w14:paraId="71D6C4DB" w14:textId="792F8438" w:rsidR="00B40F27" w:rsidRPr="007E2CD6" w:rsidRDefault="767AB4AA" w:rsidP="2E7551DE">
      <w:pPr>
        <w:spacing w:line="480" w:lineRule="auto"/>
        <w:rPr>
          <w:rFonts w:ascii="Times New Roman" w:hAnsi="Times New Roman" w:cs="Times New Roman"/>
          <w:sz w:val="24"/>
          <w:szCs w:val="24"/>
          <w:lang w:val="en-US"/>
        </w:rPr>
      </w:pPr>
      <w:r w:rsidRPr="7284B8F3">
        <w:rPr>
          <w:rFonts w:ascii="Times New Roman" w:hAnsi="Times New Roman" w:cs="Times New Roman"/>
          <w:sz w:val="24"/>
          <w:szCs w:val="24"/>
          <w:lang w:val="en-US"/>
        </w:rPr>
        <w:t xml:space="preserve">Ports were used to assign </w:t>
      </w:r>
      <w:r w:rsidR="3C3488FA" w:rsidRPr="7284B8F3">
        <w:rPr>
          <w:rFonts w:ascii="Times New Roman" w:hAnsi="Times New Roman" w:cs="Times New Roman"/>
          <w:sz w:val="24"/>
          <w:szCs w:val="24"/>
          <w:lang w:val="en-US"/>
        </w:rPr>
        <w:t xml:space="preserve">catches to the </w:t>
      </w:r>
      <w:r w:rsidR="2902126E" w:rsidRPr="7284B8F3">
        <w:rPr>
          <w:rFonts w:ascii="Times New Roman" w:hAnsi="Times New Roman" w:cs="Times New Roman"/>
          <w:sz w:val="24"/>
          <w:szCs w:val="24"/>
          <w:lang w:val="en-US"/>
        </w:rPr>
        <w:t xml:space="preserve">northern and southern </w:t>
      </w:r>
      <w:r w:rsidR="30291DDC" w:rsidRPr="7284B8F3">
        <w:rPr>
          <w:rFonts w:ascii="Times New Roman" w:hAnsi="Times New Roman" w:cs="Times New Roman"/>
          <w:sz w:val="24"/>
          <w:szCs w:val="24"/>
          <w:lang w:val="en-US"/>
        </w:rPr>
        <w:t>areas.</w:t>
      </w:r>
      <w:r w:rsidRPr="7284B8F3">
        <w:rPr>
          <w:rFonts w:ascii="Times New Roman" w:hAnsi="Times New Roman" w:cs="Times New Roman"/>
          <w:sz w:val="24"/>
          <w:szCs w:val="24"/>
          <w:lang w:val="en-US"/>
        </w:rPr>
        <w:t xml:space="preserve"> For </w:t>
      </w:r>
      <w:r w:rsidR="001003BB">
        <w:rPr>
          <w:rFonts w:ascii="Times New Roman" w:hAnsi="Times New Roman" w:cs="Times New Roman"/>
          <w:sz w:val="24"/>
          <w:szCs w:val="24"/>
          <w:lang w:val="en-US"/>
        </w:rPr>
        <w:t>H</w:t>
      </w:r>
      <w:r w:rsidR="001003BB" w:rsidRPr="7284B8F3">
        <w:rPr>
          <w:rFonts w:ascii="Times New Roman" w:hAnsi="Times New Roman" w:cs="Times New Roman"/>
          <w:sz w:val="24"/>
          <w:szCs w:val="24"/>
          <w:lang w:val="en-US"/>
        </w:rPr>
        <w:t xml:space="preserve">alibut </w:t>
      </w:r>
      <w:r w:rsidRPr="7284B8F3">
        <w:rPr>
          <w:rFonts w:ascii="Times New Roman" w:hAnsi="Times New Roman" w:cs="Times New Roman"/>
          <w:sz w:val="24"/>
          <w:szCs w:val="24"/>
          <w:lang w:val="en-US"/>
        </w:rPr>
        <w:t xml:space="preserve">these are defined as those trips originating from ports north/south of Point </w:t>
      </w:r>
      <w:r w:rsidR="2902126E" w:rsidRPr="7284B8F3">
        <w:rPr>
          <w:rFonts w:ascii="Times New Roman" w:hAnsi="Times New Roman" w:cs="Times New Roman"/>
          <w:sz w:val="24"/>
          <w:szCs w:val="24"/>
          <w:lang w:val="en-US"/>
        </w:rPr>
        <w:t>Sur</w:t>
      </w:r>
      <w:r w:rsidR="30291DDC" w:rsidRPr="7284B8F3">
        <w:rPr>
          <w:rFonts w:ascii="Times New Roman" w:hAnsi="Times New Roman" w:cs="Times New Roman"/>
          <w:sz w:val="24"/>
          <w:szCs w:val="24"/>
          <w:lang w:val="en-US"/>
        </w:rPr>
        <w:t xml:space="preserve"> which divides </w:t>
      </w:r>
      <w:r w:rsidR="79FDE3E7" w:rsidRPr="7284B8F3">
        <w:rPr>
          <w:rFonts w:ascii="Times New Roman" w:hAnsi="Times New Roman" w:cs="Times New Roman"/>
          <w:sz w:val="24"/>
          <w:szCs w:val="24"/>
          <w:lang w:val="en-US"/>
        </w:rPr>
        <w:t>regions subject to different bag limits</w:t>
      </w:r>
      <w:r w:rsidRPr="7284B8F3">
        <w:rPr>
          <w:rFonts w:ascii="Times New Roman" w:hAnsi="Times New Roman" w:cs="Times New Roman"/>
          <w:sz w:val="24"/>
          <w:szCs w:val="24"/>
          <w:lang w:val="en-US"/>
        </w:rPr>
        <w:t>.</w:t>
      </w:r>
      <w:r w:rsidR="19A66115" w:rsidRPr="7284B8F3">
        <w:rPr>
          <w:rFonts w:ascii="Times New Roman" w:hAnsi="Times New Roman" w:cs="Times New Roman"/>
          <w:sz w:val="24"/>
          <w:szCs w:val="24"/>
          <w:lang w:val="en-US"/>
        </w:rPr>
        <w:t xml:space="preserve"> The</w:t>
      </w:r>
      <w:r w:rsidRPr="7284B8F3">
        <w:rPr>
          <w:rFonts w:ascii="Times New Roman" w:hAnsi="Times New Roman" w:cs="Times New Roman"/>
          <w:sz w:val="24"/>
          <w:szCs w:val="24"/>
          <w:lang w:val="en-US"/>
        </w:rPr>
        <w:t xml:space="preserve"> </w:t>
      </w:r>
      <w:r w:rsidR="008030DB">
        <w:rPr>
          <w:rFonts w:ascii="Times New Roman" w:hAnsi="Times New Roman" w:cs="Times New Roman"/>
          <w:sz w:val="24"/>
          <w:szCs w:val="24"/>
          <w:lang w:val="en-US"/>
        </w:rPr>
        <w:t>Black Rockfish</w:t>
      </w:r>
      <w:r w:rsidRPr="7284B8F3">
        <w:rPr>
          <w:rFonts w:ascii="Times New Roman" w:hAnsi="Times New Roman" w:cs="Times New Roman"/>
          <w:sz w:val="24"/>
          <w:szCs w:val="24"/>
          <w:lang w:val="en-US"/>
        </w:rPr>
        <w:t xml:space="preserve"> division is higher in latitude at </w:t>
      </w:r>
      <w:r w:rsidR="2BE133AF" w:rsidRPr="7284B8F3">
        <w:rPr>
          <w:rFonts w:ascii="Times New Roman" w:hAnsi="Times New Roman" w:cs="Times New Roman"/>
          <w:sz w:val="24"/>
          <w:szCs w:val="24"/>
          <w:lang w:val="en-US"/>
        </w:rPr>
        <w:t xml:space="preserve">Point Arena reflecting the boundary used </w:t>
      </w:r>
      <w:r w:rsidR="00B0323B" w:rsidRPr="7284B8F3">
        <w:rPr>
          <w:rFonts w:ascii="Times New Roman" w:hAnsi="Times New Roman" w:cs="Times New Roman"/>
          <w:sz w:val="24"/>
          <w:szCs w:val="24"/>
          <w:lang w:val="en-US"/>
        </w:rPr>
        <w:t>for the stock assessment model</w:t>
      </w:r>
      <w:r w:rsidRPr="7284B8F3">
        <w:rPr>
          <w:rFonts w:ascii="Times New Roman" w:hAnsi="Times New Roman" w:cs="Times New Roman"/>
          <w:sz w:val="24"/>
          <w:szCs w:val="24"/>
          <w:lang w:val="en-US"/>
        </w:rPr>
        <w:t xml:space="preserve"> (Figure 1). For both species, it was </w:t>
      </w:r>
      <w:r w:rsidRPr="7284B8F3">
        <w:rPr>
          <w:rFonts w:ascii="Times New Roman" w:hAnsi="Times New Roman" w:cs="Times New Roman"/>
          <w:sz w:val="24"/>
          <w:szCs w:val="24"/>
          <w:lang w:val="en-US"/>
        </w:rPr>
        <w:lastRenderedPageBreak/>
        <w:t xml:space="preserve">assumed that boats did not traverse management areas. </w:t>
      </w:r>
      <w:r w:rsidR="107E63FB" w:rsidRPr="7284B8F3">
        <w:rPr>
          <w:rFonts w:ascii="Times New Roman" w:hAnsi="Times New Roman" w:cs="Times New Roman"/>
          <w:sz w:val="24"/>
          <w:szCs w:val="24"/>
          <w:lang w:val="en-US"/>
        </w:rPr>
        <w:t>Mean t</w:t>
      </w:r>
      <w:r w:rsidRPr="7284B8F3">
        <w:rPr>
          <w:rFonts w:ascii="Times New Roman" w:hAnsi="Times New Roman" w:cs="Times New Roman"/>
          <w:sz w:val="24"/>
          <w:szCs w:val="24"/>
          <w:lang w:val="en-US"/>
        </w:rPr>
        <w:t>rip-level catch rates were calculated as the sum of retained and released fish divided by the number of operators (anglers) on the vessel</w:t>
      </w:r>
      <w:r w:rsidR="107E63FB" w:rsidRPr="7284B8F3">
        <w:rPr>
          <w:rFonts w:ascii="Times New Roman" w:hAnsi="Times New Roman" w:cs="Times New Roman"/>
          <w:sz w:val="24"/>
          <w:szCs w:val="24"/>
          <w:lang w:val="en-US"/>
        </w:rPr>
        <w:t>.</w:t>
      </w:r>
      <w:r w:rsidRPr="7284B8F3">
        <w:rPr>
          <w:rFonts w:ascii="Times New Roman" w:hAnsi="Times New Roman" w:cs="Times New Roman"/>
          <w:sz w:val="24"/>
          <w:szCs w:val="24"/>
          <w:lang w:val="en-US"/>
        </w:rPr>
        <w:t xml:space="preserve"> This assumes that anglers may share all landed fish among their individual bag limits. </w:t>
      </w:r>
    </w:p>
    <w:p w14:paraId="574B0310" w14:textId="77777777" w:rsidR="00B40F27" w:rsidRPr="007E2CD6" w:rsidRDefault="00B40F27">
      <w:pPr>
        <w:spacing w:line="480" w:lineRule="auto"/>
        <w:rPr>
          <w:rFonts w:ascii="Times New Roman" w:hAnsi="Times New Roman" w:cs="Times New Roman"/>
          <w:sz w:val="24"/>
          <w:szCs w:val="24"/>
        </w:rPr>
      </w:pPr>
    </w:p>
    <w:p w14:paraId="6861C10D" w14:textId="66E41B55" w:rsidR="00B40F27" w:rsidRPr="007E2CD6" w:rsidRDefault="000730A9"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The catch rates of the northern area are generally much higher than those of the southern area </w:t>
      </w:r>
      <w:r w:rsidR="007E6E59" w:rsidRPr="2E7551DE">
        <w:rPr>
          <w:rFonts w:ascii="Times New Roman" w:hAnsi="Times New Roman" w:cs="Times New Roman"/>
          <w:sz w:val="24"/>
          <w:szCs w:val="24"/>
          <w:lang w:val="en-US"/>
        </w:rPr>
        <w:t xml:space="preserve">for both species </w:t>
      </w:r>
      <w:r w:rsidRPr="2E7551DE">
        <w:rPr>
          <w:rFonts w:ascii="Times New Roman" w:hAnsi="Times New Roman" w:cs="Times New Roman"/>
          <w:sz w:val="24"/>
          <w:szCs w:val="24"/>
          <w:lang w:val="en-US"/>
        </w:rPr>
        <w:t>(Figure 2)</w:t>
      </w:r>
      <w:r w:rsidR="00410EC8" w:rsidRPr="2E7551DE">
        <w:rPr>
          <w:rFonts w:ascii="Times New Roman" w:hAnsi="Times New Roman" w:cs="Times New Roman"/>
          <w:sz w:val="24"/>
          <w:szCs w:val="24"/>
          <w:lang w:val="en-US"/>
        </w:rPr>
        <w:t>. C</w:t>
      </w:r>
      <w:r w:rsidR="000032DB" w:rsidRPr="2E7551DE">
        <w:rPr>
          <w:rFonts w:ascii="Times New Roman" w:hAnsi="Times New Roman" w:cs="Times New Roman"/>
          <w:sz w:val="24"/>
          <w:szCs w:val="24"/>
          <w:lang w:val="en-US"/>
        </w:rPr>
        <w:t xml:space="preserve">atch rates of </w:t>
      </w:r>
      <w:r w:rsidR="001003BB">
        <w:rPr>
          <w:rFonts w:ascii="Times New Roman" w:hAnsi="Times New Roman" w:cs="Times New Roman"/>
          <w:sz w:val="24"/>
          <w:szCs w:val="24"/>
          <w:lang w:val="en-US"/>
        </w:rPr>
        <w:t>H</w:t>
      </w:r>
      <w:r w:rsidR="001003BB" w:rsidRPr="2E7551DE">
        <w:rPr>
          <w:rFonts w:ascii="Times New Roman" w:hAnsi="Times New Roman" w:cs="Times New Roman"/>
          <w:sz w:val="24"/>
          <w:szCs w:val="24"/>
          <w:lang w:val="en-US"/>
        </w:rPr>
        <w:t xml:space="preserve">alibut </w:t>
      </w:r>
      <w:r w:rsidR="00410EC8" w:rsidRPr="2E7551DE">
        <w:rPr>
          <w:rFonts w:ascii="Times New Roman" w:hAnsi="Times New Roman" w:cs="Times New Roman"/>
          <w:sz w:val="24"/>
          <w:szCs w:val="24"/>
          <w:lang w:val="en-US"/>
        </w:rPr>
        <w:t xml:space="preserve">are </w:t>
      </w:r>
      <w:r w:rsidR="000032DB" w:rsidRPr="2E7551DE">
        <w:rPr>
          <w:rFonts w:ascii="Times New Roman" w:hAnsi="Times New Roman" w:cs="Times New Roman"/>
          <w:sz w:val="24"/>
          <w:szCs w:val="24"/>
          <w:lang w:val="en-US"/>
        </w:rPr>
        <w:t xml:space="preserve">so low in the southern management area that they rarely exceeded the 5-fish bag limit and would rarely lead to </w:t>
      </w:r>
      <w:r w:rsidR="00C449D2">
        <w:rPr>
          <w:rFonts w:ascii="Times New Roman" w:hAnsi="Times New Roman" w:cs="Times New Roman"/>
          <w:sz w:val="24"/>
          <w:szCs w:val="24"/>
          <w:lang w:val="en-US"/>
        </w:rPr>
        <w:t>hitting</w:t>
      </w:r>
      <w:r w:rsidR="000032DB" w:rsidRPr="2E7551DE">
        <w:rPr>
          <w:rFonts w:ascii="Times New Roman" w:hAnsi="Times New Roman" w:cs="Times New Roman"/>
          <w:sz w:val="24"/>
          <w:szCs w:val="24"/>
          <w:lang w:val="en-US"/>
        </w:rPr>
        <w:t xml:space="preserve"> even very restrictive bag limits. This research focused on the data from the</w:t>
      </w:r>
      <w:r w:rsidR="00F3543E" w:rsidRPr="2E7551DE">
        <w:rPr>
          <w:rFonts w:ascii="Times New Roman" w:hAnsi="Times New Roman" w:cs="Times New Roman"/>
          <w:sz w:val="24"/>
          <w:szCs w:val="24"/>
          <w:lang w:val="en-US"/>
        </w:rPr>
        <w:t xml:space="preserve"> northern </w:t>
      </w:r>
      <w:r w:rsidR="00EC3983" w:rsidRPr="2E7551DE">
        <w:rPr>
          <w:rFonts w:ascii="Times New Roman" w:hAnsi="Times New Roman" w:cs="Times New Roman"/>
          <w:sz w:val="24"/>
          <w:szCs w:val="24"/>
          <w:lang w:val="en-US"/>
        </w:rPr>
        <w:t xml:space="preserve">area </w:t>
      </w:r>
      <w:r w:rsidR="00290267" w:rsidRPr="2E7551DE">
        <w:rPr>
          <w:rFonts w:ascii="Times New Roman" w:hAnsi="Times New Roman" w:cs="Times New Roman"/>
          <w:sz w:val="24"/>
          <w:szCs w:val="24"/>
          <w:lang w:val="en-US"/>
        </w:rPr>
        <w:t xml:space="preserve">for both stocks </w:t>
      </w:r>
      <w:r w:rsidR="00F3543E" w:rsidRPr="2E7551DE">
        <w:rPr>
          <w:rFonts w:ascii="Times New Roman" w:hAnsi="Times New Roman" w:cs="Times New Roman"/>
          <w:sz w:val="24"/>
          <w:szCs w:val="24"/>
          <w:lang w:val="en-US"/>
        </w:rPr>
        <w:t xml:space="preserve">since </w:t>
      </w:r>
      <w:r w:rsidR="000032DB" w:rsidRPr="2E7551DE">
        <w:rPr>
          <w:rFonts w:ascii="Times New Roman" w:hAnsi="Times New Roman" w:cs="Times New Roman"/>
          <w:sz w:val="24"/>
          <w:szCs w:val="24"/>
          <w:lang w:val="en-US"/>
        </w:rPr>
        <w:t>those data</w:t>
      </w:r>
      <w:r w:rsidR="00F3543E" w:rsidRPr="2E7551DE">
        <w:rPr>
          <w:rFonts w:ascii="Times New Roman" w:hAnsi="Times New Roman" w:cs="Times New Roman"/>
          <w:sz w:val="24"/>
          <w:szCs w:val="24"/>
          <w:lang w:val="en-US"/>
        </w:rPr>
        <w:t xml:space="preserve"> provided the necessary </w:t>
      </w:r>
      <w:r w:rsidR="000032DB" w:rsidRPr="2E7551DE">
        <w:rPr>
          <w:rFonts w:ascii="Times New Roman" w:hAnsi="Times New Roman" w:cs="Times New Roman"/>
          <w:sz w:val="24"/>
          <w:szCs w:val="24"/>
          <w:lang w:val="en-US"/>
        </w:rPr>
        <w:t xml:space="preserve">contrast </w:t>
      </w:r>
      <w:r w:rsidR="00410EC8" w:rsidRPr="2E7551DE">
        <w:rPr>
          <w:rFonts w:ascii="Times New Roman" w:hAnsi="Times New Roman" w:cs="Times New Roman"/>
          <w:sz w:val="24"/>
          <w:szCs w:val="24"/>
          <w:lang w:val="en-US"/>
        </w:rPr>
        <w:t xml:space="preserve">in </w:t>
      </w:r>
      <w:r w:rsidR="00F3543E" w:rsidRPr="2E7551DE">
        <w:rPr>
          <w:rFonts w:ascii="Times New Roman" w:hAnsi="Times New Roman" w:cs="Times New Roman"/>
          <w:sz w:val="24"/>
          <w:szCs w:val="24"/>
          <w:lang w:val="en-US"/>
        </w:rPr>
        <w:t>catch rat</w:t>
      </w:r>
      <w:r w:rsidR="000032DB" w:rsidRPr="2E7551DE">
        <w:rPr>
          <w:rFonts w:ascii="Times New Roman" w:hAnsi="Times New Roman" w:cs="Times New Roman"/>
          <w:sz w:val="24"/>
          <w:szCs w:val="24"/>
          <w:lang w:val="en-US"/>
        </w:rPr>
        <w:t>e</w:t>
      </w:r>
      <w:r w:rsidR="00410EC8" w:rsidRPr="2E7551DE">
        <w:rPr>
          <w:rFonts w:ascii="Times New Roman" w:hAnsi="Times New Roman" w:cs="Times New Roman"/>
          <w:sz w:val="24"/>
          <w:szCs w:val="24"/>
          <w:lang w:val="en-US"/>
        </w:rPr>
        <w:t>s</w:t>
      </w:r>
      <w:r w:rsidR="000032DB" w:rsidRPr="2E7551DE">
        <w:rPr>
          <w:rFonts w:ascii="Times New Roman" w:hAnsi="Times New Roman" w:cs="Times New Roman"/>
          <w:sz w:val="24"/>
          <w:szCs w:val="24"/>
          <w:lang w:val="en-US"/>
        </w:rPr>
        <w:t xml:space="preserve"> </w:t>
      </w:r>
      <w:r w:rsidR="00410EC8" w:rsidRPr="2E7551DE">
        <w:rPr>
          <w:rFonts w:ascii="Times New Roman" w:hAnsi="Times New Roman" w:cs="Times New Roman"/>
          <w:sz w:val="24"/>
          <w:szCs w:val="24"/>
          <w:lang w:val="en-US"/>
        </w:rPr>
        <w:t xml:space="preserve">required to evaluate </w:t>
      </w:r>
      <w:r w:rsidR="000032DB" w:rsidRPr="2E7551DE">
        <w:rPr>
          <w:rFonts w:ascii="Times New Roman" w:hAnsi="Times New Roman" w:cs="Times New Roman"/>
          <w:sz w:val="24"/>
          <w:szCs w:val="24"/>
          <w:lang w:val="en-US"/>
        </w:rPr>
        <w:t xml:space="preserve">theoretical </w:t>
      </w:r>
      <w:r w:rsidR="008722D9">
        <w:rPr>
          <w:rFonts w:ascii="Times New Roman" w:hAnsi="Times New Roman" w:cs="Times New Roman"/>
          <w:sz w:val="24"/>
          <w:szCs w:val="24"/>
          <w:lang w:val="en-US"/>
        </w:rPr>
        <w:t>bag limit</w:t>
      </w:r>
      <w:r w:rsidR="00410EC8" w:rsidRPr="2E7551DE">
        <w:rPr>
          <w:rFonts w:ascii="Times New Roman" w:hAnsi="Times New Roman" w:cs="Times New Roman"/>
          <w:sz w:val="24"/>
          <w:szCs w:val="24"/>
          <w:lang w:val="en-US"/>
        </w:rPr>
        <w:t xml:space="preserve"> models</w:t>
      </w:r>
      <w:r w:rsidR="00F3543E" w:rsidRPr="2E7551DE">
        <w:rPr>
          <w:rFonts w:ascii="Times New Roman" w:hAnsi="Times New Roman" w:cs="Times New Roman"/>
          <w:sz w:val="24"/>
          <w:szCs w:val="24"/>
          <w:lang w:val="en-US"/>
        </w:rPr>
        <w:t>.</w:t>
      </w:r>
    </w:p>
    <w:p w14:paraId="0937FD0A" w14:textId="77777777" w:rsidR="00B40F27" w:rsidRPr="007E2CD6" w:rsidRDefault="00B40F27">
      <w:pPr>
        <w:spacing w:line="480" w:lineRule="auto"/>
        <w:rPr>
          <w:rFonts w:ascii="Times New Roman" w:hAnsi="Times New Roman" w:cs="Times New Roman"/>
          <w:sz w:val="24"/>
          <w:szCs w:val="24"/>
        </w:rPr>
      </w:pPr>
    </w:p>
    <w:p w14:paraId="43F30D59" w14:textId="77777777" w:rsidR="00B40F27" w:rsidRPr="007E2CD6" w:rsidRDefault="00B40F27">
      <w:pPr>
        <w:spacing w:line="480" w:lineRule="auto"/>
        <w:rPr>
          <w:rFonts w:ascii="Times New Roman" w:hAnsi="Times New Roman" w:cs="Times New Roman"/>
          <w:sz w:val="24"/>
          <w:szCs w:val="24"/>
        </w:rPr>
      </w:pPr>
    </w:p>
    <w:p w14:paraId="5E53E952" w14:textId="0347A654" w:rsidR="00B40F27" w:rsidRPr="007E2CD6" w:rsidRDefault="008651A2">
      <w:pPr>
        <w:spacing w:line="480" w:lineRule="auto"/>
        <w:rPr>
          <w:rFonts w:ascii="Times New Roman" w:hAnsi="Times New Roman" w:cs="Times New Roman"/>
          <w:sz w:val="24"/>
          <w:szCs w:val="24"/>
        </w:rPr>
      </w:pPr>
      <w:del w:id="0" w:author="Thomas Carruthers" w:date="2026-04-27T11:21:00Z" w16du:dateUtc="2026-04-27T18:21:00Z">
        <w:r w:rsidDel="00746431">
          <w:rPr>
            <w:rFonts w:ascii="Times New Roman" w:hAnsi="Times New Roman" w:cs="Times New Roman"/>
            <w:noProof/>
            <w:sz w:val="24"/>
            <w:szCs w:val="24"/>
          </w:rPr>
          <w:drawing>
            <wp:inline distT="0" distB="0" distL="0" distR="0" wp14:anchorId="5E940C99" wp14:editId="5D6775D5">
              <wp:extent cx="3453578" cy="3139616"/>
              <wp:effectExtent l="0" t="0" r="0" b="3810"/>
              <wp:docPr id="11912040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04046" name="Picture 11912040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58859" cy="3144417"/>
                      </a:xfrm>
                      <a:prstGeom prst="rect">
                        <a:avLst/>
                      </a:prstGeom>
                    </pic:spPr>
                  </pic:pic>
                </a:graphicData>
              </a:graphic>
            </wp:inline>
          </w:drawing>
        </w:r>
      </w:del>
      <w:ins w:id="1" w:author="Thomas Carruthers" w:date="2026-04-27T11:22:00Z" w16du:dateUtc="2026-04-27T18:22:00Z">
        <w:r w:rsidR="00746431">
          <w:rPr>
            <w:rFonts w:ascii="Times New Roman" w:hAnsi="Times New Roman" w:cs="Times New Roman"/>
            <w:noProof/>
            <w:sz w:val="24"/>
            <w:szCs w:val="24"/>
          </w:rPr>
          <w:drawing>
            <wp:inline distT="0" distB="0" distL="0" distR="0" wp14:anchorId="6EC49C2F" wp14:editId="5EA11E88">
              <wp:extent cx="4348965" cy="3140919"/>
              <wp:effectExtent l="0" t="0" r="0" b="2540"/>
              <wp:docPr id="81161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9817" name="Picture 8116198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9805" cy="3148748"/>
                      </a:xfrm>
                      <a:prstGeom prst="rect">
                        <a:avLst/>
                      </a:prstGeom>
                    </pic:spPr>
                  </pic:pic>
                </a:graphicData>
              </a:graphic>
            </wp:inline>
          </w:drawing>
        </w:r>
      </w:ins>
    </w:p>
    <w:p w14:paraId="542ACE66" w14:textId="1D33746B" w:rsidR="00B40F27" w:rsidRPr="007E2CD6" w:rsidRDefault="004946ED">
      <w:pPr>
        <w:spacing w:line="480" w:lineRule="auto"/>
        <w:rPr>
          <w:rFonts w:ascii="Times New Roman" w:hAnsi="Times New Roman" w:cs="Times New Roman"/>
          <w:sz w:val="24"/>
          <w:szCs w:val="24"/>
        </w:rPr>
      </w:pPr>
      <w:r w:rsidRPr="007E2CD6">
        <w:rPr>
          <w:rFonts w:ascii="Times New Roman" w:hAnsi="Times New Roman" w:cs="Times New Roman"/>
          <w:sz w:val="24"/>
          <w:szCs w:val="24"/>
        </w:rPr>
        <w:lastRenderedPageBreak/>
        <w:t xml:space="preserve">Figure 2. Distribution of </w:t>
      </w:r>
      <w:r w:rsidR="007E6E59">
        <w:rPr>
          <w:rFonts w:ascii="Times New Roman" w:hAnsi="Times New Roman" w:cs="Times New Roman"/>
          <w:sz w:val="24"/>
          <w:szCs w:val="24"/>
        </w:rPr>
        <w:t xml:space="preserve">trip-level </w:t>
      </w:r>
      <w:r w:rsidRPr="007E2CD6">
        <w:rPr>
          <w:rFonts w:ascii="Times New Roman" w:hAnsi="Times New Roman" w:cs="Times New Roman"/>
          <w:sz w:val="24"/>
          <w:szCs w:val="24"/>
        </w:rPr>
        <w:t xml:space="preserve">catch rates among species and management areas </w:t>
      </w:r>
      <w:r w:rsidR="00CE4A97">
        <w:rPr>
          <w:rFonts w:ascii="Times New Roman" w:hAnsi="Times New Roman" w:cs="Times New Roman"/>
          <w:sz w:val="24"/>
          <w:szCs w:val="24"/>
        </w:rPr>
        <w:t>for the last 10</w:t>
      </w:r>
      <w:r w:rsidR="008651A2">
        <w:rPr>
          <w:rFonts w:ascii="Times New Roman" w:hAnsi="Times New Roman" w:cs="Times New Roman"/>
          <w:sz w:val="24"/>
          <w:szCs w:val="24"/>
        </w:rPr>
        <w:t xml:space="preserve"> historical</w:t>
      </w:r>
      <w:r w:rsidR="00CE4A97">
        <w:rPr>
          <w:rFonts w:ascii="Times New Roman" w:hAnsi="Times New Roman" w:cs="Times New Roman"/>
          <w:sz w:val="24"/>
          <w:szCs w:val="24"/>
        </w:rPr>
        <w:t xml:space="preserve"> years</w:t>
      </w:r>
      <w:r w:rsidR="008651A2">
        <w:rPr>
          <w:rFonts w:ascii="Times New Roman" w:hAnsi="Times New Roman" w:cs="Times New Roman"/>
          <w:sz w:val="24"/>
          <w:szCs w:val="24"/>
        </w:rPr>
        <w:t xml:space="preserve"> of </w:t>
      </w:r>
      <w:r w:rsidR="00010A5F">
        <w:rPr>
          <w:rFonts w:ascii="Times New Roman" w:hAnsi="Times New Roman" w:cs="Times New Roman"/>
          <w:sz w:val="24"/>
          <w:szCs w:val="24"/>
        </w:rPr>
        <w:t>logbook</w:t>
      </w:r>
      <w:r w:rsidR="007E6E59">
        <w:rPr>
          <w:rFonts w:ascii="Times New Roman" w:hAnsi="Times New Roman" w:cs="Times New Roman"/>
          <w:sz w:val="24"/>
          <w:szCs w:val="24"/>
        </w:rPr>
        <w:t xml:space="preserve"> </w:t>
      </w:r>
      <w:r w:rsidR="008651A2">
        <w:rPr>
          <w:rFonts w:ascii="Times New Roman" w:hAnsi="Times New Roman" w:cs="Times New Roman"/>
          <w:sz w:val="24"/>
          <w:szCs w:val="24"/>
        </w:rPr>
        <w:t>data</w:t>
      </w:r>
      <w:r w:rsidRPr="007E2CD6">
        <w:rPr>
          <w:rFonts w:ascii="Times New Roman" w:hAnsi="Times New Roman" w:cs="Times New Roman"/>
          <w:sz w:val="24"/>
          <w:szCs w:val="24"/>
        </w:rPr>
        <w:t xml:space="preserve"> </w:t>
      </w:r>
      <w:r w:rsidR="00CE4A97">
        <w:rPr>
          <w:rFonts w:ascii="Times New Roman" w:hAnsi="Times New Roman" w:cs="Times New Roman"/>
          <w:sz w:val="24"/>
          <w:szCs w:val="24"/>
        </w:rPr>
        <w:t>(</w:t>
      </w:r>
      <w:r w:rsidRPr="007E2CD6">
        <w:rPr>
          <w:rFonts w:ascii="Times New Roman" w:hAnsi="Times New Roman" w:cs="Times New Roman"/>
          <w:sz w:val="24"/>
          <w:szCs w:val="24"/>
        </w:rPr>
        <w:t>201</w:t>
      </w:r>
      <w:r w:rsidR="00CE4A97">
        <w:rPr>
          <w:rFonts w:ascii="Times New Roman" w:hAnsi="Times New Roman" w:cs="Times New Roman"/>
          <w:sz w:val="24"/>
          <w:szCs w:val="24"/>
        </w:rPr>
        <w:t>4</w:t>
      </w:r>
      <w:r w:rsidRPr="007E2CD6">
        <w:rPr>
          <w:rFonts w:ascii="Times New Roman" w:hAnsi="Times New Roman" w:cs="Times New Roman"/>
          <w:sz w:val="24"/>
          <w:szCs w:val="24"/>
        </w:rPr>
        <w:t>-20</w:t>
      </w:r>
      <w:r w:rsidR="00CE4A97">
        <w:rPr>
          <w:rFonts w:ascii="Times New Roman" w:hAnsi="Times New Roman" w:cs="Times New Roman"/>
          <w:sz w:val="24"/>
          <w:szCs w:val="24"/>
        </w:rPr>
        <w:t>23)</w:t>
      </w:r>
      <w:ins w:id="2" w:author="Thomas Carruthers" w:date="2026-04-27T13:55:00Z" w16du:dateUtc="2026-04-27T20:55:00Z">
        <w:r w:rsidR="00530CDF">
          <w:rPr>
            <w:rFonts w:ascii="Times New Roman" w:hAnsi="Times New Roman" w:cs="Times New Roman"/>
            <w:sz w:val="24"/>
            <w:szCs w:val="24"/>
          </w:rPr>
          <w:t xml:space="preserve"> (</w:t>
        </w:r>
      </w:ins>
      <w:ins w:id="3" w:author="Thomas Carruthers" w:date="2026-04-27T13:56:00Z" w16du:dateUtc="2026-04-27T20:56:00Z">
        <w:r w:rsidR="00530CDF">
          <w:rPr>
            <w:rFonts w:ascii="Times New Roman" w:hAnsi="Times New Roman" w:cs="Times New Roman"/>
            <w:sz w:val="24"/>
            <w:szCs w:val="24"/>
          </w:rPr>
          <w:t>y-axis scale varies among panels)</w:t>
        </w:r>
      </w:ins>
      <w:r w:rsidRPr="007E2CD6">
        <w:rPr>
          <w:rFonts w:ascii="Times New Roman" w:hAnsi="Times New Roman" w:cs="Times New Roman"/>
          <w:sz w:val="24"/>
          <w:szCs w:val="24"/>
        </w:rPr>
        <w:t xml:space="preserve">. </w:t>
      </w:r>
    </w:p>
    <w:p w14:paraId="3758B429" w14:textId="77777777" w:rsidR="00B40F27" w:rsidRDefault="00B40F27">
      <w:pPr>
        <w:spacing w:line="480" w:lineRule="auto"/>
        <w:rPr>
          <w:rFonts w:ascii="Times New Roman" w:hAnsi="Times New Roman" w:cs="Times New Roman"/>
          <w:b/>
          <w:i/>
          <w:sz w:val="24"/>
          <w:szCs w:val="24"/>
        </w:rPr>
      </w:pPr>
    </w:p>
    <w:p w14:paraId="71AA4860" w14:textId="69BAE018" w:rsidR="003746E0" w:rsidRDefault="03BAABDC" w:rsidP="2E7551DE">
      <w:pPr>
        <w:spacing w:line="480" w:lineRule="auto"/>
        <w:rPr>
          <w:ins w:id="4" w:author="Thomas Carruthers" w:date="2026-04-24T11:32:00Z" w16du:dateUtc="2026-04-24T18:32:00Z"/>
          <w:rFonts w:ascii="Times New Roman" w:hAnsi="Times New Roman" w:cs="Times New Roman"/>
          <w:sz w:val="24"/>
          <w:szCs w:val="24"/>
          <w:lang w:val="en-US"/>
        </w:rPr>
      </w:pPr>
      <w:r w:rsidRPr="4EF53A7C">
        <w:rPr>
          <w:rFonts w:ascii="Times New Roman" w:hAnsi="Times New Roman" w:cs="Times New Roman"/>
          <w:sz w:val="24"/>
          <w:szCs w:val="24"/>
          <w:lang w:val="en-US"/>
        </w:rPr>
        <w:t xml:space="preserve">A key limitation of the </w:t>
      </w:r>
      <w:r w:rsidR="686B3985" w:rsidRPr="4EF53A7C">
        <w:rPr>
          <w:rFonts w:ascii="Times New Roman" w:hAnsi="Times New Roman" w:cs="Times New Roman"/>
          <w:sz w:val="24"/>
          <w:szCs w:val="24"/>
          <w:lang w:val="en-US"/>
        </w:rPr>
        <w:t>logbook</w:t>
      </w:r>
      <w:r w:rsidR="39E34CDD" w:rsidRPr="4EF53A7C">
        <w:rPr>
          <w:rFonts w:ascii="Times New Roman" w:hAnsi="Times New Roman" w:cs="Times New Roman"/>
          <w:sz w:val="24"/>
          <w:szCs w:val="24"/>
          <w:lang w:val="en-US"/>
        </w:rPr>
        <w:t xml:space="preserve"> data</w:t>
      </w:r>
      <w:r w:rsidRPr="4EF53A7C">
        <w:rPr>
          <w:rFonts w:ascii="Times New Roman" w:hAnsi="Times New Roman" w:cs="Times New Roman"/>
          <w:sz w:val="24"/>
          <w:szCs w:val="24"/>
          <w:lang w:val="en-US"/>
        </w:rPr>
        <w:t xml:space="preserve"> used in these analyses is </w:t>
      </w:r>
      <w:r w:rsidR="686B3985" w:rsidRPr="4EF53A7C">
        <w:rPr>
          <w:rFonts w:ascii="Times New Roman" w:hAnsi="Times New Roman" w:cs="Times New Roman"/>
          <w:sz w:val="24"/>
          <w:szCs w:val="24"/>
          <w:lang w:val="en-US"/>
        </w:rPr>
        <w:t xml:space="preserve">a lack of information about the </w:t>
      </w:r>
      <w:r w:rsidRPr="4EF53A7C">
        <w:rPr>
          <w:rFonts w:ascii="Times New Roman" w:hAnsi="Times New Roman" w:cs="Times New Roman"/>
          <w:sz w:val="24"/>
          <w:szCs w:val="24"/>
          <w:lang w:val="en-US"/>
        </w:rPr>
        <w:t xml:space="preserve">size of retained and released fish. </w:t>
      </w:r>
      <w:r w:rsidR="69F06BFF" w:rsidRPr="4EF53A7C">
        <w:rPr>
          <w:rFonts w:ascii="Times New Roman" w:hAnsi="Times New Roman" w:cs="Times New Roman"/>
          <w:sz w:val="24"/>
          <w:szCs w:val="24"/>
          <w:lang w:val="en-US"/>
        </w:rPr>
        <w:t xml:space="preserve">While there is no </w:t>
      </w:r>
      <w:r w:rsidR="002D0872">
        <w:rPr>
          <w:rFonts w:ascii="Times New Roman" w:hAnsi="Times New Roman" w:cs="Times New Roman"/>
          <w:sz w:val="24"/>
          <w:szCs w:val="24"/>
          <w:lang w:val="en-US"/>
        </w:rPr>
        <w:t>r</w:t>
      </w:r>
      <w:r w:rsidR="1F92D879" w:rsidRPr="4EF53A7C">
        <w:rPr>
          <w:rFonts w:ascii="Times New Roman" w:hAnsi="Times New Roman" w:cs="Times New Roman"/>
          <w:sz w:val="24"/>
          <w:szCs w:val="24"/>
          <w:lang w:val="en-US"/>
        </w:rPr>
        <w:t>ockfish</w:t>
      </w:r>
      <w:r w:rsidR="69F06BFF" w:rsidRPr="4EF53A7C">
        <w:rPr>
          <w:rFonts w:ascii="Times New Roman" w:hAnsi="Times New Roman" w:cs="Times New Roman"/>
          <w:sz w:val="24"/>
          <w:szCs w:val="24"/>
          <w:lang w:val="en-US"/>
        </w:rPr>
        <w:t xml:space="preserve"> size limit</w:t>
      </w:r>
      <w:r w:rsidR="21969559" w:rsidRPr="4EF53A7C">
        <w:rPr>
          <w:rFonts w:ascii="Times New Roman" w:hAnsi="Times New Roman" w:cs="Times New Roman"/>
          <w:sz w:val="24"/>
          <w:szCs w:val="24"/>
          <w:lang w:val="en-US"/>
        </w:rPr>
        <w:t>,</w:t>
      </w:r>
      <w:r w:rsidR="69F06BFF" w:rsidRPr="4EF53A7C">
        <w:rPr>
          <w:rFonts w:ascii="Times New Roman" w:hAnsi="Times New Roman" w:cs="Times New Roman"/>
          <w:sz w:val="24"/>
          <w:szCs w:val="24"/>
          <w:lang w:val="en-US"/>
        </w:rPr>
        <w:t xml:space="preserve"> a</w:t>
      </w:r>
      <w:r w:rsidRPr="4EF53A7C">
        <w:rPr>
          <w:rFonts w:ascii="Times New Roman" w:hAnsi="Times New Roman" w:cs="Times New Roman"/>
          <w:sz w:val="24"/>
          <w:szCs w:val="24"/>
          <w:lang w:val="en-US"/>
        </w:rPr>
        <w:t xml:space="preserve"> 55</w:t>
      </w:r>
      <w:r w:rsidR="62DE1EC3" w:rsidRPr="4EF53A7C">
        <w:rPr>
          <w:rFonts w:ascii="Times New Roman" w:hAnsi="Times New Roman" w:cs="Times New Roman"/>
          <w:sz w:val="24"/>
          <w:szCs w:val="24"/>
          <w:lang w:val="en-US"/>
        </w:rPr>
        <w:t xml:space="preserve"> </w:t>
      </w:r>
      <w:r w:rsidRPr="4EF53A7C">
        <w:rPr>
          <w:rFonts w:ascii="Times New Roman" w:hAnsi="Times New Roman" w:cs="Times New Roman"/>
          <w:sz w:val="24"/>
          <w:szCs w:val="24"/>
          <w:lang w:val="en-US"/>
        </w:rPr>
        <w:t>cm minimum size limit</w:t>
      </w:r>
      <w:r w:rsidR="71B9A728" w:rsidRPr="4EF53A7C">
        <w:rPr>
          <w:rFonts w:ascii="Times New Roman" w:hAnsi="Times New Roman" w:cs="Times New Roman"/>
          <w:sz w:val="24"/>
          <w:szCs w:val="24"/>
          <w:lang w:val="en-US"/>
        </w:rPr>
        <w:t xml:space="preserve"> (22 inches in regulation)</w:t>
      </w:r>
      <w:r w:rsidRPr="4EF53A7C">
        <w:rPr>
          <w:rFonts w:ascii="Times New Roman" w:hAnsi="Times New Roman" w:cs="Times New Roman"/>
          <w:sz w:val="24"/>
          <w:szCs w:val="24"/>
          <w:lang w:val="en-US"/>
        </w:rPr>
        <w:t xml:space="preserve"> has been in place for </w:t>
      </w:r>
      <w:r w:rsidR="001003BB">
        <w:rPr>
          <w:rFonts w:ascii="Times New Roman" w:hAnsi="Times New Roman" w:cs="Times New Roman"/>
          <w:sz w:val="24"/>
          <w:szCs w:val="24"/>
          <w:lang w:val="en-US"/>
        </w:rPr>
        <w:t>H</w:t>
      </w:r>
      <w:r w:rsidR="001003BB" w:rsidRPr="4EF53A7C">
        <w:rPr>
          <w:rFonts w:ascii="Times New Roman" w:hAnsi="Times New Roman" w:cs="Times New Roman"/>
          <w:sz w:val="24"/>
          <w:szCs w:val="24"/>
          <w:lang w:val="en-US"/>
        </w:rPr>
        <w:t xml:space="preserve">alibut </w:t>
      </w:r>
      <w:r w:rsidRPr="4EF53A7C">
        <w:rPr>
          <w:rFonts w:ascii="Times New Roman" w:hAnsi="Times New Roman" w:cs="Times New Roman"/>
          <w:sz w:val="24"/>
          <w:szCs w:val="24"/>
          <w:lang w:val="en-US"/>
        </w:rPr>
        <w:t xml:space="preserve">throughout the period </w:t>
      </w:r>
      <w:r w:rsidR="70A57AC4" w:rsidRPr="4EF53A7C">
        <w:rPr>
          <w:rFonts w:ascii="Times New Roman" w:hAnsi="Times New Roman" w:cs="Times New Roman"/>
          <w:sz w:val="24"/>
          <w:szCs w:val="24"/>
          <w:lang w:val="en-US"/>
        </w:rPr>
        <w:t>when</w:t>
      </w:r>
      <w:r w:rsidRPr="4EF53A7C">
        <w:rPr>
          <w:rFonts w:ascii="Times New Roman" w:hAnsi="Times New Roman" w:cs="Times New Roman"/>
          <w:sz w:val="24"/>
          <w:szCs w:val="24"/>
          <w:lang w:val="en-US"/>
        </w:rPr>
        <w:t xml:space="preserve"> </w:t>
      </w:r>
      <w:r w:rsidR="39E34CDD" w:rsidRPr="4EF53A7C">
        <w:rPr>
          <w:rFonts w:ascii="Times New Roman" w:hAnsi="Times New Roman" w:cs="Times New Roman"/>
          <w:sz w:val="24"/>
          <w:szCs w:val="24"/>
          <w:lang w:val="en-US"/>
        </w:rPr>
        <w:t xml:space="preserve">logbook </w:t>
      </w:r>
      <w:r w:rsidRPr="4EF53A7C">
        <w:rPr>
          <w:rFonts w:ascii="Times New Roman" w:hAnsi="Times New Roman" w:cs="Times New Roman"/>
          <w:sz w:val="24"/>
          <w:szCs w:val="24"/>
          <w:lang w:val="en-US"/>
        </w:rPr>
        <w:t>data were collected. Depending on whether the size limit is adhered to there may be releases of sub-legal</w:t>
      </w:r>
      <w:r w:rsidR="72909E48" w:rsidRPr="4EF53A7C">
        <w:rPr>
          <w:rFonts w:ascii="Times New Roman" w:hAnsi="Times New Roman" w:cs="Times New Roman"/>
          <w:sz w:val="24"/>
          <w:szCs w:val="24"/>
          <w:lang w:val="en-US"/>
        </w:rPr>
        <w:t>-</w:t>
      </w:r>
      <w:r w:rsidRPr="4EF53A7C">
        <w:rPr>
          <w:rFonts w:ascii="Times New Roman" w:hAnsi="Times New Roman" w:cs="Times New Roman"/>
          <w:sz w:val="24"/>
          <w:szCs w:val="24"/>
          <w:lang w:val="en-US"/>
        </w:rPr>
        <w:t>size fish</w:t>
      </w:r>
      <w:r w:rsidR="69F06BFF" w:rsidRPr="4EF53A7C">
        <w:rPr>
          <w:rFonts w:ascii="Times New Roman" w:hAnsi="Times New Roman" w:cs="Times New Roman"/>
          <w:sz w:val="24"/>
          <w:szCs w:val="24"/>
          <w:lang w:val="en-US"/>
        </w:rPr>
        <w:t xml:space="preserve">. In the absence of trip-level data to account for discarding due to size, </w:t>
      </w:r>
      <w:r w:rsidR="485FB51C" w:rsidRPr="4EF53A7C">
        <w:rPr>
          <w:rFonts w:ascii="Times New Roman" w:hAnsi="Times New Roman" w:cs="Times New Roman"/>
          <w:sz w:val="24"/>
          <w:szCs w:val="24"/>
          <w:lang w:val="en-US"/>
        </w:rPr>
        <w:t>annual</w:t>
      </w:r>
      <w:r w:rsidR="69F06BFF" w:rsidRPr="4EF53A7C">
        <w:rPr>
          <w:rFonts w:ascii="Times New Roman" w:hAnsi="Times New Roman" w:cs="Times New Roman"/>
          <w:sz w:val="24"/>
          <w:szCs w:val="24"/>
          <w:lang w:val="en-US"/>
        </w:rPr>
        <w:t xml:space="preserve"> estimates of discarding of undersized fish </w:t>
      </w:r>
      <w:r w:rsidR="485FB51C" w:rsidRPr="4EF53A7C">
        <w:rPr>
          <w:rFonts w:ascii="Times New Roman" w:hAnsi="Times New Roman" w:cs="Times New Roman"/>
          <w:sz w:val="24"/>
          <w:szCs w:val="24"/>
          <w:lang w:val="en-US"/>
        </w:rPr>
        <w:t xml:space="preserve">from the </w:t>
      </w:r>
      <w:r w:rsidR="001003BB">
        <w:rPr>
          <w:rFonts w:ascii="Times New Roman" w:hAnsi="Times New Roman" w:cs="Times New Roman"/>
          <w:sz w:val="24"/>
          <w:szCs w:val="24"/>
          <w:lang w:val="en-US"/>
        </w:rPr>
        <w:t>H</w:t>
      </w:r>
      <w:r w:rsidR="001003BB" w:rsidRPr="4EF53A7C">
        <w:rPr>
          <w:rFonts w:ascii="Times New Roman" w:hAnsi="Times New Roman" w:cs="Times New Roman"/>
          <w:sz w:val="24"/>
          <w:szCs w:val="24"/>
          <w:lang w:val="en-US"/>
        </w:rPr>
        <w:t xml:space="preserve">alibut </w:t>
      </w:r>
      <w:r w:rsidR="485FB51C" w:rsidRPr="4EF53A7C">
        <w:rPr>
          <w:rFonts w:ascii="Times New Roman" w:hAnsi="Times New Roman" w:cs="Times New Roman"/>
          <w:sz w:val="24"/>
          <w:szCs w:val="24"/>
          <w:lang w:val="en-US"/>
        </w:rPr>
        <w:t xml:space="preserve">stock assessment model </w:t>
      </w:r>
      <w:r w:rsidR="000065A1">
        <w:rPr>
          <w:rFonts w:ascii="Times New Roman" w:hAnsi="Times New Roman" w:cs="Times New Roman"/>
          <w:sz w:val="24"/>
          <w:szCs w:val="24"/>
          <w:lang w:val="en-US"/>
        </w:rPr>
        <w:t>were</w:t>
      </w:r>
      <w:r w:rsidR="000065A1" w:rsidRPr="4EF53A7C">
        <w:rPr>
          <w:rFonts w:ascii="Times New Roman" w:hAnsi="Times New Roman" w:cs="Times New Roman"/>
          <w:sz w:val="24"/>
          <w:szCs w:val="24"/>
          <w:lang w:val="en-US"/>
        </w:rPr>
        <w:t xml:space="preserve"> </w:t>
      </w:r>
      <w:r w:rsidR="69F06BFF" w:rsidRPr="4EF53A7C">
        <w:rPr>
          <w:rFonts w:ascii="Times New Roman" w:hAnsi="Times New Roman" w:cs="Times New Roman"/>
          <w:sz w:val="24"/>
          <w:szCs w:val="24"/>
          <w:lang w:val="en-US"/>
        </w:rPr>
        <w:t xml:space="preserve">used to provide a downward adjustment of the observed </w:t>
      </w:r>
      <w:r w:rsidR="001003BB">
        <w:rPr>
          <w:rFonts w:ascii="Times New Roman" w:hAnsi="Times New Roman" w:cs="Times New Roman"/>
          <w:sz w:val="24"/>
          <w:szCs w:val="24"/>
          <w:lang w:val="en-US"/>
        </w:rPr>
        <w:t>H</w:t>
      </w:r>
      <w:r w:rsidR="001003BB" w:rsidRPr="4EF53A7C">
        <w:rPr>
          <w:rFonts w:ascii="Times New Roman" w:hAnsi="Times New Roman" w:cs="Times New Roman"/>
          <w:sz w:val="24"/>
          <w:szCs w:val="24"/>
          <w:lang w:val="en-US"/>
        </w:rPr>
        <w:t xml:space="preserve">alibut </w:t>
      </w:r>
      <w:r w:rsidR="69F06BFF" w:rsidRPr="4EF53A7C">
        <w:rPr>
          <w:rFonts w:ascii="Times New Roman" w:hAnsi="Times New Roman" w:cs="Times New Roman"/>
          <w:sz w:val="24"/>
          <w:szCs w:val="24"/>
          <w:lang w:val="en-US"/>
        </w:rPr>
        <w:t xml:space="preserve">release rates. </w:t>
      </w:r>
      <w:ins w:id="5" w:author="Thomas Carruthers" w:date="2026-04-24T11:39:00Z" w16du:dateUtc="2026-04-24T18:39:00Z">
        <w:r w:rsidR="00622F81">
          <w:rPr>
            <w:rFonts w:ascii="Times New Roman" w:hAnsi="Times New Roman" w:cs="Times New Roman"/>
            <w:sz w:val="24"/>
            <w:szCs w:val="24"/>
            <w:lang w:val="en-US"/>
          </w:rPr>
          <w:t xml:space="preserve">The estimated releases due were calculated </w:t>
        </w:r>
      </w:ins>
      <w:ins w:id="6" w:author="Thomas Carruthers" w:date="2026-04-24T11:41:00Z" w16du:dateUtc="2026-04-24T18:41:00Z">
        <w:r w:rsidR="00686992">
          <w:rPr>
            <w:rFonts w:ascii="Times New Roman" w:hAnsi="Times New Roman" w:cs="Times New Roman"/>
            <w:sz w:val="24"/>
            <w:szCs w:val="24"/>
            <w:lang w:val="en-US"/>
          </w:rPr>
          <w:t>as the fraction of predicted catches</w:t>
        </w:r>
      </w:ins>
      <w:ins w:id="7" w:author="Thomas Carruthers" w:date="2026-04-24T11:42:00Z" w16du:dateUtc="2026-04-24T18:42:00Z">
        <w:r w:rsidR="00686992">
          <w:rPr>
            <w:rFonts w:ascii="Times New Roman" w:hAnsi="Times New Roman" w:cs="Times New Roman"/>
            <w:sz w:val="24"/>
            <w:szCs w:val="24"/>
            <w:lang w:val="en-US"/>
          </w:rPr>
          <w:t xml:space="preserve"> by number</w:t>
        </w:r>
      </w:ins>
      <w:ins w:id="8" w:author="Thomas Carruthers" w:date="2026-04-24T11:41:00Z" w16du:dateUtc="2026-04-24T18:41:00Z">
        <w:r w:rsidR="00686992">
          <w:rPr>
            <w:rFonts w:ascii="Times New Roman" w:hAnsi="Times New Roman" w:cs="Times New Roman"/>
            <w:sz w:val="24"/>
            <w:szCs w:val="24"/>
            <w:lang w:val="en-US"/>
          </w:rPr>
          <w:t xml:space="preserve"> </w:t>
        </w:r>
      </w:ins>
      <w:ins w:id="9" w:author="Thomas Carruthers" w:date="2026-04-24T11:42:00Z" w16du:dateUtc="2026-04-24T18:42:00Z">
        <w:r w:rsidR="00686992">
          <w:rPr>
            <w:rFonts w:ascii="Times New Roman" w:hAnsi="Times New Roman" w:cs="Times New Roman"/>
            <w:sz w:val="24"/>
            <w:szCs w:val="24"/>
            <w:lang w:val="en-US"/>
          </w:rPr>
          <w:t>in size classes below the minimum size limit.</w:t>
        </w:r>
      </w:ins>
      <w:ins w:id="10" w:author="Thomas Carruthers" w:date="2026-04-24T11:39:00Z" w16du:dateUtc="2026-04-24T18:39:00Z">
        <w:r w:rsidR="00622F81">
          <w:rPr>
            <w:rFonts w:ascii="Times New Roman" w:hAnsi="Times New Roman" w:cs="Times New Roman"/>
            <w:sz w:val="24"/>
            <w:szCs w:val="24"/>
            <w:lang w:val="en-US"/>
          </w:rPr>
          <w:t xml:space="preserve"> </w:t>
        </w:r>
      </w:ins>
      <w:r w:rsidR="686B3985" w:rsidRPr="4EF53A7C">
        <w:rPr>
          <w:rFonts w:ascii="Times New Roman" w:hAnsi="Times New Roman" w:cs="Times New Roman"/>
          <w:sz w:val="24"/>
          <w:szCs w:val="24"/>
          <w:lang w:val="en-US"/>
        </w:rPr>
        <w:t xml:space="preserve">This was necessary in order to isolate the impact of size limits on releases such that changes in both regulations could be comparatively evaluated in simulations. </w:t>
      </w:r>
    </w:p>
    <w:p w14:paraId="0B7DD59A" w14:textId="77777777" w:rsidR="00622F81" w:rsidRDefault="00622F81" w:rsidP="2E7551DE">
      <w:pPr>
        <w:spacing w:line="480" w:lineRule="auto"/>
        <w:rPr>
          <w:rFonts w:ascii="Times New Roman" w:hAnsi="Times New Roman" w:cs="Times New Roman"/>
          <w:sz w:val="24"/>
          <w:szCs w:val="24"/>
          <w:lang w:val="en-US"/>
        </w:rPr>
      </w:pPr>
    </w:p>
    <w:p w14:paraId="524C69C5" w14:textId="051204C6" w:rsidR="00B40F27" w:rsidRDefault="005E1D00" w:rsidP="000032DB">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2.2. </w:t>
      </w:r>
      <w:r w:rsidR="004946ED" w:rsidRPr="007E2CD6">
        <w:rPr>
          <w:rFonts w:ascii="Times New Roman" w:hAnsi="Times New Roman" w:cs="Times New Roman"/>
          <w:b/>
          <w:i/>
          <w:sz w:val="24"/>
          <w:szCs w:val="24"/>
        </w:rPr>
        <w:t>Bag Limit Models</w:t>
      </w:r>
    </w:p>
    <w:p w14:paraId="3AC84D83" w14:textId="77777777" w:rsidR="00CE12AA" w:rsidRPr="000032DB" w:rsidRDefault="00CE12AA" w:rsidP="000032DB">
      <w:pPr>
        <w:spacing w:line="480" w:lineRule="auto"/>
        <w:rPr>
          <w:rFonts w:ascii="Times New Roman" w:hAnsi="Times New Roman" w:cs="Times New Roman"/>
          <w:b/>
          <w:i/>
          <w:sz w:val="24"/>
          <w:szCs w:val="24"/>
        </w:rPr>
      </w:pPr>
    </w:p>
    <w:p w14:paraId="4F2B2FB9" w14:textId="19DF42D1" w:rsidR="003E7BC0" w:rsidRDefault="13CF1430" w:rsidP="2E7551DE">
      <w:pPr>
        <w:spacing w:line="480" w:lineRule="auto"/>
        <w:rPr>
          <w:rFonts w:ascii="Times New Roman" w:hAnsi="Times New Roman" w:cs="Times New Roman"/>
          <w:sz w:val="24"/>
          <w:szCs w:val="24"/>
          <w:lang w:val="en-US"/>
        </w:rPr>
      </w:pPr>
      <w:r w:rsidRPr="21C55D2A">
        <w:rPr>
          <w:rFonts w:ascii="Times New Roman" w:hAnsi="Times New Roman" w:cs="Times New Roman"/>
          <w:sz w:val="24"/>
          <w:szCs w:val="24"/>
          <w:lang w:val="en-US"/>
        </w:rPr>
        <w:t xml:space="preserve">The central methodological objective of this research was to characterize the observed relationship between </w:t>
      </w:r>
      <w:r w:rsidR="39D9DBA0" w:rsidRPr="21C55D2A">
        <w:rPr>
          <w:rFonts w:ascii="Times New Roman" w:hAnsi="Times New Roman" w:cs="Times New Roman"/>
          <w:sz w:val="24"/>
          <w:szCs w:val="24"/>
          <w:lang w:val="en-US"/>
        </w:rPr>
        <w:t xml:space="preserve">trip-level </w:t>
      </w:r>
      <w:r w:rsidRPr="21C55D2A">
        <w:rPr>
          <w:rFonts w:ascii="Times New Roman" w:hAnsi="Times New Roman" w:cs="Times New Roman"/>
          <w:sz w:val="24"/>
          <w:szCs w:val="24"/>
          <w:lang w:val="en-US"/>
        </w:rPr>
        <w:t xml:space="preserve">catch rate (assumed to be related to </w:t>
      </w:r>
      <w:r w:rsidR="132D59FC" w:rsidRPr="21C55D2A">
        <w:rPr>
          <w:rFonts w:ascii="Times New Roman" w:hAnsi="Times New Roman" w:cs="Times New Roman"/>
          <w:sz w:val="24"/>
          <w:szCs w:val="24"/>
          <w:lang w:val="en-US"/>
        </w:rPr>
        <w:t xml:space="preserve">vulnerable </w:t>
      </w:r>
      <w:r w:rsidRPr="21C55D2A">
        <w:rPr>
          <w:rFonts w:ascii="Times New Roman" w:hAnsi="Times New Roman" w:cs="Times New Roman"/>
          <w:sz w:val="24"/>
          <w:szCs w:val="24"/>
          <w:lang w:val="en-US"/>
        </w:rPr>
        <w:t xml:space="preserve">abundance) and release rate (affecting fishing mortality rate) given varying </w:t>
      </w:r>
      <w:r w:rsidR="008722D9">
        <w:rPr>
          <w:rFonts w:ascii="Times New Roman" w:hAnsi="Times New Roman" w:cs="Times New Roman"/>
          <w:sz w:val="24"/>
          <w:szCs w:val="24"/>
          <w:lang w:val="en-US"/>
        </w:rPr>
        <w:t>bag limit</w:t>
      </w:r>
      <w:r w:rsidRPr="21C55D2A">
        <w:rPr>
          <w:rFonts w:ascii="Times New Roman" w:hAnsi="Times New Roman" w:cs="Times New Roman"/>
          <w:sz w:val="24"/>
          <w:szCs w:val="24"/>
          <w:lang w:val="en-US"/>
        </w:rPr>
        <w:t xml:space="preserve"> regulations, </w:t>
      </w:r>
      <w:r w:rsidR="00732F15" w:rsidRPr="21C55D2A">
        <w:rPr>
          <w:rFonts w:ascii="Times New Roman" w:hAnsi="Times New Roman" w:cs="Times New Roman"/>
          <w:sz w:val="24"/>
          <w:szCs w:val="24"/>
          <w:lang w:val="en-US"/>
        </w:rPr>
        <w:t>to</w:t>
      </w:r>
      <w:r w:rsidRPr="21C55D2A">
        <w:rPr>
          <w:rFonts w:ascii="Times New Roman" w:hAnsi="Times New Roman" w:cs="Times New Roman"/>
          <w:sz w:val="24"/>
          <w:szCs w:val="24"/>
          <w:lang w:val="en-US"/>
        </w:rPr>
        <w:t xml:space="preserve"> predict the impact of existing and future </w:t>
      </w:r>
      <w:r w:rsidR="008722D9">
        <w:rPr>
          <w:rFonts w:ascii="Times New Roman" w:hAnsi="Times New Roman" w:cs="Times New Roman"/>
          <w:sz w:val="24"/>
          <w:szCs w:val="24"/>
          <w:lang w:val="en-US"/>
        </w:rPr>
        <w:t>bag limit</w:t>
      </w:r>
      <w:r w:rsidRPr="21C55D2A">
        <w:rPr>
          <w:rFonts w:ascii="Times New Roman" w:hAnsi="Times New Roman" w:cs="Times New Roman"/>
          <w:sz w:val="24"/>
          <w:szCs w:val="24"/>
          <w:lang w:val="en-US"/>
        </w:rPr>
        <w:t xml:space="preserve"> regulations. </w:t>
      </w:r>
      <w:r w:rsidR="6D59D898" w:rsidRPr="21C55D2A">
        <w:rPr>
          <w:rFonts w:ascii="Times New Roman" w:hAnsi="Times New Roman" w:cs="Times New Roman"/>
          <w:sz w:val="24"/>
          <w:szCs w:val="24"/>
          <w:lang w:val="en-US"/>
        </w:rPr>
        <w:t>Here, ‘release rate’ refers to the proportion of caught fish that were released</w:t>
      </w:r>
      <w:r w:rsidR="00AC2773">
        <w:rPr>
          <w:rFonts w:ascii="Times New Roman" w:hAnsi="Times New Roman" w:cs="Times New Roman"/>
          <w:sz w:val="24"/>
          <w:szCs w:val="24"/>
          <w:lang w:val="en-US"/>
        </w:rPr>
        <w:t xml:space="preserve"> </w:t>
      </w:r>
      <w:r w:rsidR="6D59D898" w:rsidRPr="21C55D2A">
        <w:rPr>
          <w:rFonts w:ascii="Times New Roman" w:hAnsi="Times New Roman" w:cs="Times New Roman"/>
          <w:sz w:val="24"/>
          <w:szCs w:val="24"/>
          <w:lang w:val="en-US"/>
        </w:rPr>
        <w:t xml:space="preserve">(sometimes referred to as ‘potential catch’, Lew and Larson 2014). </w:t>
      </w:r>
    </w:p>
    <w:p w14:paraId="1EBDD1C8" w14:textId="77777777" w:rsidR="00766EF8" w:rsidRPr="007E2CD6" w:rsidRDefault="00766EF8">
      <w:pPr>
        <w:spacing w:line="480" w:lineRule="auto"/>
        <w:rPr>
          <w:rFonts w:ascii="Times New Roman" w:hAnsi="Times New Roman" w:cs="Times New Roman"/>
          <w:sz w:val="24"/>
          <w:szCs w:val="24"/>
        </w:rPr>
      </w:pPr>
    </w:p>
    <w:p w14:paraId="2CA64A6C" w14:textId="5C10AF0A" w:rsidR="003E7BC0" w:rsidRPr="00FC4D24" w:rsidRDefault="66CAA848" w:rsidP="2E7551DE">
      <w:pPr>
        <w:spacing w:line="480" w:lineRule="auto"/>
        <w:rPr>
          <w:rFonts w:ascii="Times New Roman" w:hAnsi="Times New Roman" w:cs="Times New Roman"/>
          <w:sz w:val="24"/>
          <w:szCs w:val="24"/>
          <w:lang w:val="en-US"/>
        </w:rPr>
      </w:pPr>
      <w:r w:rsidRPr="2880E9FB">
        <w:rPr>
          <w:rFonts w:ascii="Times New Roman" w:hAnsi="Times New Roman" w:cs="Times New Roman"/>
          <w:sz w:val="24"/>
          <w:szCs w:val="24"/>
          <w:lang w:val="en-US"/>
        </w:rPr>
        <w:lastRenderedPageBreak/>
        <w:t>Catch rate data have been characterized by a wide range of statistical distributions including the binomial, negative binomial</w:t>
      </w:r>
      <w:r w:rsidR="52F0DA63" w:rsidRPr="2880E9FB">
        <w:rPr>
          <w:rFonts w:ascii="Times New Roman" w:hAnsi="Times New Roman" w:cs="Times New Roman"/>
          <w:sz w:val="24"/>
          <w:szCs w:val="24"/>
          <w:lang w:val="en-US"/>
        </w:rPr>
        <w:t xml:space="preserve"> and</w:t>
      </w:r>
      <w:r w:rsidRPr="2880E9FB">
        <w:rPr>
          <w:rFonts w:ascii="Times New Roman" w:hAnsi="Times New Roman" w:cs="Times New Roman"/>
          <w:sz w:val="24"/>
          <w:szCs w:val="24"/>
          <w:lang w:val="en-US"/>
        </w:rPr>
        <w:t xml:space="preserve"> Poisson for discrete data</w:t>
      </w:r>
      <w:r w:rsidR="52F0DA63" w:rsidRPr="2880E9FB">
        <w:rPr>
          <w:rFonts w:ascii="Times New Roman" w:hAnsi="Times New Roman" w:cs="Times New Roman"/>
          <w:sz w:val="24"/>
          <w:szCs w:val="24"/>
          <w:lang w:val="en-US"/>
        </w:rPr>
        <w:t>,</w:t>
      </w:r>
      <w:r w:rsidRPr="2880E9FB">
        <w:rPr>
          <w:rFonts w:ascii="Times New Roman" w:hAnsi="Times New Roman" w:cs="Times New Roman"/>
          <w:sz w:val="24"/>
          <w:szCs w:val="24"/>
          <w:lang w:val="en-US"/>
        </w:rPr>
        <w:t xml:space="preserve"> and log-normal distributions</w:t>
      </w:r>
      <w:r w:rsidR="52F0DA63" w:rsidRPr="2880E9FB">
        <w:rPr>
          <w:rFonts w:ascii="Times New Roman" w:hAnsi="Times New Roman" w:cs="Times New Roman"/>
          <w:sz w:val="24"/>
          <w:szCs w:val="24"/>
          <w:lang w:val="en-US"/>
        </w:rPr>
        <w:t xml:space="preserve"> for continuous data</w:t>
      </w:r>
      <w:r w:rsidRPr="2880E9FB">
        <w:rPr>
          <w:rFonts w:ascii="Times New Roman" w:hAnsi="Times New Roman" w:cs="Times New Roman"/>
          <w:sz w:val="24"/>
          <w:szCs w:val="24"/>
          <w:lang w:val="en-US"/>
        </w:rPr>
        <w:t xml:space="preserve">. In this application </w:t>
      </w:r>
      <w:r w:rsidR="009635A7">
        <w:rPr>
          <w:rFonts w:ascii="Times New Roman" w:hAnsi="Times New Roman" w:cs="Times New Roman"/>
          <w:sz w:val="24"/>
          <w:szCs w:val="24"/>
          <w:lang w:val="en-US"/>
        </w:rPr>
        <w:t xml:space="preserve">the </w:t>
      </w:r>
      <w:r w:rsidRPr="2880E9FB">
        <w:rPr>
          <w:rFonts w:ascii="Times New Roman" w:hAnsi="Times New Roman" w:cs="Times New Roman"/>
          <w:sz w:val="24"/>
          <w:szCs w:val="24"/>
          <w:lang w:val="en-US"/>
        </w:rPr>
        <w:t>binomial</w:t>
      </w:r>
      <w:r w:rsidR="238015B5" w:rsidRPr="2880E9FB">
        <w:rPr>
          <w:rFonts w:ascii="Times New Roman" w:hAnsi="Times New Roman" w:cs="Times New Roman"/>
          <w:sz w:val="24"/>
          <w:szCs w:val="24"/>
          <w:lang w:val="en-US"/>
        </w:rPr>
        <w:t xml:space="preserve"> </w:t>
      </w:r>
      <w:r w:rsidR="5F62F1AC" w:rsidRPr="2880E9FB">
        <w:rPr>
          <w:rFonts w:ascii="Times New Roman" w:hAnsi="Times New Roman" w:cs="Times New Roman"/>
          <w:sz w:val="24"/>
          <w:szCs w:val="24"/>
          <w:lang w:val="en-US"/>
        </w:rPr>
        <w:t xml:space="preserve">and </w:t>
      </w:r>
      <w:r w:rsidRPr="2880E9FB">
        <w:rPr>
          <w:rFonts w:ascii="Times New Roman" w:hAnsi="Times New Roman" w:cs="Times New Roman"/>
          <w:sz w:val="24"/>
          <w:szCs w:val="24"/>
          <w:lang w:val="en-US"/>
        </w:rPr>
        <w:t>negative binomial distributions</w:t>
      </w:r>
      <w:ins w:id="11" w:author="Thomas Carruthers" w:date="2026-04-27T15:58:00Z" w16du:dateUtc="2026-04-27T22:58:00Z">
        <w:r w:rsidR="009635A7">
          <w:rPr>
            <w:rFonts w:ascii="Times New Roman" w:hAnsi="Times New Roman" w:cs="Times New Roman"/>
            <w:sz w:val="24"/>
            <w:szCs w:val="24"/>
            <w:lang w:val="en-US"/>
          </w:rPr>
          <w:t xml:space="preserve"> </w:t>
        </w:r>
        <w:r w:rsidR="009635A7" w:rsidRPr="2880E9FB">
          <w:rPr>
            <w:rFonts w:ascii="Times New Roman" w:hAnsi="Times New Roman" w:cs="Times New Roman"/>
            <w:sz w:val="24"/>
            <w:szCs w:val="24"/>
            <w:lang w:val="en-US"/>
          </w:rPr>
          <w:t xml:space="preserve">(e.g., Porch and Fox 1990) </w:t>
        </w:r>
        <w:r w:rsidR="009635A7">
          <w:rPr>
            <w:rFonts w:ascii="Times New Roman" w:hAnsi="Times New Roman" w:cs="Times New Roman"/>
            <w:sz w:val="24"/>
            <w:szCs w:val="24"/>
            <w:lang w:val="en-US"/>
          </w:rPr>
          <w:t>could not be fitted with sufficient imprecision</w:t>
        </w:r>
      </w:ins>
      <w:r w:rsidRPr="2880E9FB">
        <w:rPr>
          <w:rFonts w:ascii="Times New Roman" w:hAnsi="Times New Roman" w:cs="Times New Roman"/>
          <w:sz w:val="24"/>
          <w:szCs w:val="24"/>
          <w:lang w:val="en-US"/>
        </w:rPr>
        <w:t xml:space="preserve"> </w:t>
      </w:r>
      <w:r w:rsidR="13CF1430" w:rsidRPr="2880E9FB">
        <w:rPr>
          <w:rFonts w:ascii="Times New Roman" w:hAnsi="Times New Roman" w:cs="Times New Roman"/>
          <w:sz w:val="24"/>
          <w:szCs w:val="24"/>
          <w:lang w:val="en-US"/>
        </w:rPr>
        <w:t xml:space="preserve">to </w:t>
      </w:r>
      <w:r w:rsidRPr="2880E9FB">
        <w:rPr>
          <w:rFonts w:ascii="Times New Roman" w:hAnsi="Times New Roman" w:cs="Times New Roman"/>
          <w:sz w:val="24"/>
          <w:szCs w:val="24"/>
          <w:lang w:val="en-US"/>
        </w:rPr>
        <w:t xml:space="preserve">approximate the observed distribution of catch rates </w:t>
      </w:r>
      <w:r w:rsidR="1ABB3324" w:rsidRPr="2880E9FB">
        <w:rPr>
          <w:rFonts w:ascii="Times New Roman" w:hAnsi="Times New Roman" w:cs="Times New Roman"/>
          <w:sz w:val="24"/>
          <w:szCs w:val="24"/>
          <w:lang w:val="en-US"/>
        </w:rPr>
        <w:t>(Figure 2)</w:t>
      </w:r>
      <w:r w:rsidR="238015B5" w:rsidRPr="2880E9FB">
        <w:rPr>
          <w:rFonts w:ascii="Times New Roman" w:hAnsi="Times New Roman" w:cs="Times New Roman"/>
          <w:sz w:val="24"/>
          <w:szCs w:val="24"/>
          <w:lang w:val="en-US"/>
        </w:rPr>
        <w:t xml:space="preserve"> and these statistical distributions </w:t>
      </w:r>
      <w:r w:rsidRPr="2880E9FB">
        <w:rPr>
          <w:rFonts w:ascii="Times New Roman" w:hAnsi="Times New Roman" w:cs="Times New Roman"/>
          <w:sz w:val="24"/>
          <w:szCs w:val="24"/>
          <w:lang w:val="en-US"/>
        </w:rPr>
        <w:t xml:space="preserve">were not considered further. </w:t>
      </w:r>
      <w:r w:rsidR="006957F9" w:rsidRPr="2880E9FB">
        <w:rPr>
          <w:rFonts w:ascii="Times New Roman" w:hAnsi="Times New Roman" w:cs="Times New Roman"/>
          <w:sz w:val="24"/>
          <w:szCs w:val="24"/>
          <w:lang w:val="en-US"/>
        </w:rPr>
        <w:t>Several</w:t>
      </w:r>
      <w:r w:rsidRPr="2880E9FB">
        <w:rPr>
          <w:rFonts w:ascii="Times New Roman" w:hAnsi="Times New Roman" w:cs="Times New Roman"/>
          <w:sz w:val="24"/>
          <w:szCs w:val="24"/>
          <w:lang w:val="en-US"/>
        </w:rPr>
        <w:t xml:space="preserve"> </w:t>
      </w:r>
      <w:r w:rsidR="008722D9">
        <w:rPr>
          <w:rFonts w:ascii="Times New Roman" w:hAnsi="Times New Roman" w:cs="Times New Roman"/>
          <w:sz w:val="24"/>
          <w:szCs w:val="24"/>
          <w:lang w:val="en-US"/>
        </w:rPr>
        <w:t>bag limit</w:t>
      </w:r>
      <w:r w:rsidR="13CF1430" w:rsidRPr="2880E9FB">
        <w:rPr>
          <w:rFonts w:ascii="Times New Roman" w:hAnsi="Times New Roman" w:cs="Times New Roman"/>
          <w:sz w:val="24"/>
          <w:szCs w:val="24"/>
          <w:lang w:val="en-US"/>
        </w:rPr>
        <w:t xml:space="preserve"> models of varying </w:t>
      </w:r>
      <w:r w:rsidR="238015B5" w:rsidRPr="2880E9FB">
        <w:rPr>
          <w:rFonts w:ascii="Times New Roman" w:hAnsi="Times New Roman" w:cs="Times New Roman"/>
          <w:sz w:val="24"/>
          <w:szCs w:val="24"/>
          <w:lang w:val="en-US"/>
        </w:rPr>
        <w:t>flexibility</w:t>
      </w:r>
      <w:r w:rsidR="13CF1430" w:rsidRPr="2880E9FB">
        <w:rPr>
          <w:rFonts w:ascii="Times New Roman" w:hAnsi="Times New Roman" w:cs="Times New Roman"/>
          <w:sz w:val="24"/>
          <w:szCs w:val="24"/>
          <w:lang w:val="en-US"/>
        </w:rPr>
        <w:t xml:space="preserve"> based on </w:t>
      </w:r>
      <w:r w:rsidRPr="2880E9FB">
        <w:rPr>
          <w:rFonts w:ascii="Times New Roman" w:hAnsi="Times New Roman" w:cs="Times New Roman"/>
          <w:sz w:val="24"/>
          <w:szCs w:val="24"/>
          <w:lang w:val="en-US"/>
        </w:rPr>
        <w:t xml:space="preserve">log-normal </w:t>
      </w:r>
      <w:r w:rsidR="13CF1430" w:rsidRPr="2880E9FB">
        <w:rPr>
          <w:rFonts w:ascii="Times New Roman" w:hAnsi="Times New Roman" w:cs="Times New Roman"/>
          <w:sz w:val="24"/>
          <w:szCs w:val="24"/>
          <w:lang w:val="en-US"/>
        </w:rPr>
        <w:t>distribution</w:t>
      </w:r>
      <w:r w:rsidRPr="2880E9FB">
        <w:rPr>
          <w:rFonts w:ascii="Times New Roman" w:hAnsi="Times New Roman" w:cs="Times New Roman"/>
          <w:sz w:val="24"/>
          <w:szCs w:val="24"/>
          <w:lang w:val="en-US"/>
        </w:rPr>
        <w:t xml:space="preserve"> were investigated </w:t>
      </w:r>
      <w:r w:rsidR="13CF1430" w:rsidRPr="2880E9FB">
        <w:rPr>
          <w:rFonts w:ascii="Times New Roman" w:hAnsi="Times New Roman" w:cs="Times New Roman"/>
          <w:sz w:val="24"/>
          <w:szCs w:val="24"/>
          <w:lang w:val="en-US"/>
        </w:rPr>
        <w:t xml:space="preserve">that predicted release rates from catch rates </w:t>
      </w:r>
      <w:r w:rsidRPr="2880E9FB">
        <w:rPr>
          <w:rFonts w:ascii="Times New Roman" w:hAnsi="Times New Roman" w:cs="Times New Roman"/>
          <w:sz w:val="24"/>
          <w:szCs w:val="24"/>
          <w:lang w:val="en-US"/>
        </w:rPr>
        <w:t xml:space="preserve">(Table </w:t>
      </w:r>
      <w:r w:rsidR="00884FFF">
        <w:rPr>
          <w:rFonts w:ascii="Times New Roman" w:hAnsi="Times New Roman" w:cs="Times New Roman"/>
          <w:sz w:val="24"/>
          <w:szCs w:val="24"/>
          <w:lang w:val="en-US"/>
        </w:rPr>
        <w:t>1</w:t>
      </w:r>
      <w:r w:rsidR="13CF1430" w:rsidRPr="2880E9FB">
        <w:rPr>
          <w:rFonts w:ascii="Times New Roman" w:hAnsi="Times New Roman" w:cs="Times New Roman"/>
          <w:sz w:val="24"/>
          <w:szCs w:val="24"/>
          <w:lang w:val="en-US"/>
        </w:rPr>
        <w:t xml:space="preserve">, Figure </w:t>
      </w:r>
      <w:r w:rsidR="1EB895D8" w:rsidRPr="2880E9FB">
        <w:rPr>
          <w:rFonts w:ascii="Times New Roman" w:hAnsi="Times New Roman" w:cs="Times New Roman"/>
          <w:sz w:val="24"/>
          <w:szCs w:val="24"/>
          <w:lang w:val="en-US"/>
        </w:rPr>
        <w:t>3</w:t>
      </w:r>
      <w:r w:rsidRPr="2880E9FB">
        <w:rPr>
          <w:rFonts w:ascii="Times New Roman" w:hAnsi="Times New Roman" w:cs="Times New Roman"/>
          <w:sz w:val="24"/>
          <w:szCs w:val="24"/>
          <w:lang w:val="en-US"/>
        </w:rPr>
        <w:t xml:space="preserve">). </w:t>
      </w:r>
      <w:r w:rsidR="1ABB3324" w:rsidRPr="2880E9FB">
        <w:rPr>
          <w:rFonts w:ascii="Times New Roman" w:hAnsi="Times New Roman" w:cs="Times New Roman"/>
          <w:sz w:val="24"/>
          <w:szCs w:val="24"/>
          <w:lang w:val="en-US"/>
        </w:rPr>
        <w:t xml:space="preserve">To demonstrate the challenges of modelling discrete catch rates using the Poisson distribution, two derivatives were also investigated (Table </w:t>
      </w:r>
      <w:r w:rsidR="004B003E">
        <w:rPr>
          <w:rFonts w:ascii="Times New Roman" w:hAnsi="Times New Roman" w:cs="Times New Roman"/>
          <w:sz w:val="24"/>
          <w:szCs w:val="24"/>
          <w:lang w:val="en-US"/>
        </w:rPr>
        <w:t>1</w:t>
      </w:r>
      <w:r w:rsidR="1ABB3324" w:rsidRPr="2880E9FB">
        <w:rPr>
          <w:rFonts w:ascii="Times New Roman" w:hAnsi="Times New Roman" w:cs="Times New Roman"/>
          <w:sz w:val="24"/>
          <w:szCs w:val="24"/>
          <w:lang w:val="en-US"/>
        </w:rPr>
        <w:t xml:space="preserve">, Figure </w:t>
      </w:r>
      <w:r w:rsidR="1EB895D8" w:rsidRPr="2880E9FB">
        <w:rPr>
          <w:rFonts w:ascii="Times New Roman" w:hAnsi="Times New Roman" w:cs="Times New Roman"/>
          <w:sz w:val="24"/>
          <w:szCs w:val="24"/>
          <w:lang w:val="en-US"/>
        </w:rPr>
        <w:t>3</w:t>
      </w:r>
      <w:r w:rsidR="1ABB3324" w:rsidRPr="2880E9FB">
        <w:rPr>
          <w:rFonts w:ascii="Times New Roman" w:hAnsi="Times New Roman" w:cs="Times New Roman"/>
          <w:sz w:val="24"/>
          <w:szCs w:val="24"/>
          <w:lang w:val="en-US"/>
        </w:rPr>
        <w:t xml:space="preserve">). </w:t>
      </w:r>
      <w:r w:rsidR="238015B5" w:rsidRPr="2880E9FB">
        <w:rPr>
          <w:rFonts w:ascii="Times New Roman" w:hAnsi="Times New Roman" w:cs="Times New Roman"/>
          <w:sz w:val="24"/>
          <w:szCs w:val="24"/>
          <w:lang w:val="en-US"/>
        </w:rPr>
        <w:t xml:space="preserve">The </w:t>
      </w:r>
      <w:r w:rsidR="008722D9">
        <w:rPr>
          <w:rFonts w:ascii="Times New Roman" w:hAnsi="Times New Roman" w:cs="Times New Roman"/>
          <w:sz w:val="24"/>
          <w:szCs w:val="24"/>
          <w:lang w:val="en-US"/>
        </w:rPr>
        <w:t>bag limit</w:t>
      </w:r>
      <w:r w:rsidR="6D59D898" w:rsidRPr="2880E9FB">
        <w:rPr>
          <w:rFonts w:ascii="Times New Roman" w:hAnsi="Times New Roman" w:cs="Times New Roman"/>
          <w:sz w:val="24"/>
          <w:szCs w:val="24"/>
          <w:lang w:val="en-US"/>
        </w:rPr>
        <w:t xml:space="preserve"> models </w:t>
      </w:r>
      <w:r w:rsidR="238015B5" w:rsidRPr="2880E9FB">
        <w:rPr>
          <w:rFonts w:ascii="Times New Roman" w:hAnsi="Times New Roman" w:cs="Times New Roman"/>
          <w:sz w:val="24"/>
          <w:szCs w:val="24"/>
          <w:lang w:val="en-US"/>
        </w:rPr>
        <w:t xml:space="preserve">included derivations that </w:t>
      </w:r>
      <w:r w:rsidR="6D59D898" w:rsidRPr="2880E9FB">
        <w:rPr>
          <w:rFonts w:ascii="Times New Roman" w:hAnsi="Times New Roman" w:cs="Times New Roman"/>
          <w:sz w:val="24"/>
          <w:szCs w:val="24"/>
          <w:lang w:val="en-US"/>
        </w:rPr>
        <w:t xml:space="preserve">could account for background releases due </w:t>
      </w:r>
      <w:r w:rsidR="180635AC" w:rsidRPr="2880E9FB">
        <w:rPr>
          <w:rFonts w:ascii="Times New Roman" w:hAnsi="Times New Roman" w:cs="Times New Roman"/>
          <w:sz w:val="24"/>
          <w:szCs w:val="24"/>
          <w:lang w:val="en-US"/>
        </w:rPr>
        <w:t xml:space="preserve">to </w:t>
      </w:r>
      <w:r w:rsidR="6D59D898" w:rsidRPr="2880E9FB">
        <w:rPr>
          <w:rFonts w:ascii="Times New Roman" w:hAnsi="Times New Roman" w:cs="Times New Roman"/>
          <w:sz w:val="24"/>
          <w:szCs w:val="24"/>
          <w:lang w:val="en-US"/>
        </w:rPr>
        <w:t>phenomena such as high</w:t>
      </w:r>
      <w:r w:rsidR="001C8B7F" w:rsidRPr="2880E9FB">
        <w:rPr>
          <w:rFonts w:ascii="Times New Roman" w:hAnsi="Times New Roman" w:cs="Times New Roman"/>
          <w:sz w:val="24"/>
          <w:szCs w:val="24"/>
          <w:lang w:val="en-US"/>
        </w:rPr>
        <w:t>-</w:t>
      </w:r>
      <w:r w:rsidR="6D59D898" w:rsidRPr="2880E9FB">
        <w:rPr>
          <w:rFonts w:ascii="Times New Roman" w:hAnsi="Times New Roman" w:cs="Times New Roman"/>
          <w:sz w:val="24"/>
          <w:szCs w:val="24"/>
          <w:lang w:val="en-US"/>
        </w:rPr>
        <w:t>grading and voluntary releases.</w:t>
      </w:r>
    </w:p>
    <w:p w14:paraId="2562D5D2" w14:textId="77777777" w:rsidR="00B40F27" w:rsidRPr="007E2CD6" w:rsidRDefault="00B40F27">
      <w:pPr>
        <w:spacing w:line="480" w:lineRule="auto"/>
        <w:rPr>
          <w:rFonts w:ascii="Times New Roman" w:hAnsi="Times New Roman" w:cs="Times New Roman"/>
          <w:sz w:val="24"/>
          <w:szCs w:val="24"/>
        </w:rPr>
      </w:pPr>
    </w:p>
    <w:p w14:paraId="19297C28" w14:textId="620E76D9" w:rsidR="0017245A" w:rsidRPr="007E2CD6" w:rsidRDefault="00E47387" w:rsidP="00D76A96">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F25BBF" wp14:editId="0315B0C8">
            <wp:extent cx="3188244" cy="3065619"/>
            <wp:effectExtent l="0" t="0" r="0" b="1905"/>
            <wp:docPr id="1188258667" name="Picture 1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58667" name="Picture 17" descr="A graph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5492" cy="3072588"/>
                    </a:xfrm>
                    <a:prstGeom prst="rect">
                      <a:avLst/>
                    </a:prstGeom>
                  </pic:spPr>
                </pic:pic>
              </a:graphicData>
            </a:graphic>
          </wp:inline>
        </w:drawing>
      </w:r>
    </w:p>
    <w:p w14:paraId="678CC739" w14:textId="64282E78" w:rsidR="0017245A" w:rsidRPr="007E2CD6" w:rsidRDefault="0017245A"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Figure</w:t>
      </w:r>
      <w:r w:rsidR="00B81E98" w:rsidRPr="2E7551DE">
        <w:rPr>
          <w:rFonts w:ascii="Times New Roman" w:hAnsi="Times New Roman" w:cs="Times New Roman"/>
          <w:sz w:val="24"/>
          <w:szCs w:val="24"/>
          <w:lang w:val="en-US"/>
        </w:rPr>
        <w:t xml:space="preserve"> 3</w:t>
      </w:r>
      <w:r w:rsidRPr="2E7551DE">
        <w:rPr>
          <w:rFonts w:ascii="Times New Roman" w:hAnsi="Times New Roman" w:cs="Times New Roman"/>
          <w:sz w:val="24"/>
          <w:szCs w:val="24"/>
          <w:lang w:val="en-US"/>
        </w:rPr>
        <w:t xml:space="preserve">. </w:t>
      </w:r>
      <w:r w:rsidR="007E6E59" w:rsidRPr="2E7551DE">
        <w:rPr>
          <w:rFonts w:ascii="Times New Roman" w:hAnsi="Times New Roman" w:cs="Times New Roman"/>
          <w:sz w:val="24"/>
          <w:szCs w:val="24"/>
          <w:lang w:val="en-US"/>
        </w:rPr>
        <w:t>Preliminary e</w:t>
      </w:r>
      <w:r w:rsidRPr="2E7551DE">
        <w:rPr>
          <w:rFonts w:ascii="Times New Roman" w:hAnsi="Times New Roman" w:cs="Times New Roman"/>
          <w:sz w:val="24"/>
          <w:szCs w:val="24"/>
          <w:lang w:val="en-US"/>
        </w:rPr>
        <w:t xml:space="preserve">xploration of </w:t>
      </w:r>
      <w:r w:rsidR="00010A5F" w:rsidRPr="2E7551DE">
        <w:rPr>
          <w:rFonts w:ascii="Times New Roman" w:hAnsi="Times New Roman" w:cs="Times New Roman"/>
          <w:sz w:val="24"/>
          <w:szCs w:val="24"/>
          <w:lang w:val="en-US"/>
        </w:rPr>
        <w:t xml:space="preserve">statistical </w:t>
      </w:r>
      <w:r w:rsidRPr="2E7551DE">
        <w:rPr>
          <w:rFonts w:ascii="Times New Roman" w:hAnsi="Times New Roman" w:cs="Times New Roman"/>
          <w:sz w:val="24"/>
          <w:szCs w:val="24"/>
          <w:lang w:val="en-US"/>
        </w:rPr>
        <w:t xml:space="preserve">model types </w:t>
      </w:r>
      <w:r w:rsidR="000065A1">
        <w:rPr>
          <w:rFonts w:ascii="Times New Roman" w:hAnsi="Times New Roman" w:cs="Times New Roman"/>
          <w:sz w:val="24"/>
          <w:szCs w:val="24"/>
          <w:lang w:val="en-US"/>
        </w:rPr>
        <w:t xml:space="preserve">(Table 1) </w:t>
      </w:r>
      <w:r w:rsidRPr="2E7551DE">
        <w:rPr>
          <w:rFonts w:ascii="Times New Roman" w:hAnsi="Times New Roman" w:cs="Times New Roman"/>
          <w:sz w:val="24"/>
          <w:szCs w:val="24"/>
          <w:lang w:val="en-US"/>
        </w:rPr>
        <w:t xml:space="preserve">for </w:t>
      </w:r>
      <w:r w:rsidR="001003BB">
        <w:rPr>
          <w:rFonts w:ascii="Times New Roman" w:hAnsi="Times New Roman" w:cs="Times New Roman"/>
          <w:sz w:val="24"/>
          <w:szCs w:val="24"/>
          <w:lang w:val="en-US"/>
        </w:rPr>
        <w:t>H</w:t>
      </w:r>
      <w:r w:rsidR="001003BB" w:rsidRPr="2E7551DE">
        <w:rPr>
          <w:rFonts w:ascii="Times New Roman" w:hAnsi="Times New Roman" w:cs="Times New Roman"/>
          <w:sz w:val="24"/>
          <w:szCs w:val="24"/>
          <w:lang w:val="en-US"/>
        </w:rPr>
        <w:t xml:space="preserve">alibut </w:t>
      </w:r>
      <w:r w:rsidRPr="2E7551DE">
        <w:rPr>
          <w:rFonts w:ascii="Times New Roman" w:hAnsi="Times New Roman" w:cs="Times New Roman"/>
          <w:sz w:val="24"/>
          <w:szCs w:val="24"/>
          <w:lang w:val="en-US"/>
        </w:rPr>
        <w:t xml:space="preserve">data </w:t>
      </w:r>
      <w:r w:rsidR="00CE4A97" w:rsidRPr="2E7551DE">
        <w:rPr>
          <w:rFonts w:ascii="Times New Roman" w:hAnsi="Times New Roman" w:cs="Times New Roman"/>
          <w:sz w:val="24"/>
          <w:szCs w:val="24"/>
          <w:lang w:val="en-US"/>
        </w:rPr>
        <w:t xml:space="preserve">for the northern area </w:t>
      </w:r>
      <w:r w:rsidRPr="2E7551DE">
        <w:rPr>
          <w:rFonts w:ascii="Times New Roman" w:hAnsi="Times New Roman" w:cs="Times New Roman"/>
          <w:sz w:val="24"/>
          <w:szCs w:val="24"/>
          <w:lang w:val="en-US"/>
        </w:rPr>
        <w:t xml:space="preserve">from the </w:t>
      </w:r>
      <w:r w:rsidR="00010A5F" w:rsidRPr="2E7551DE">
        <w:rPr>
          <w:rFonts w:ascii="Times New Roman" w:hAnsi="Times New Roman" w:cs="Times New Roman"/>
          <w:sz w:val="24"/>
          <w:szCs w:val="24"/>
          <w:lang w:val="en-US"/>
        </w:rPr>
        <w:t>logbook</w:t>
      </w:r>
      <w:r w:rsidR="00D76A96" w:rsidRPr="2E7551DE">
        <w:rPr>
          <w:rFonts w:ascii="Times New Roman" w:hAnsi="Times New Roman" w:cs="Times New Roman"/>
          <w:sz w:val="24"/>
          <w:szCs w:val="24"/>
          <w:lang w:val="en-US"/>
        </w:rPr>
        <w:t xml:space="preserve"> dataset</w:t>
      </w:r>
      <w:r w:rsidRPr="2E7551DE">
        <w:rPr>
          <w:rFonts w:ascii="Times New Roman" w:hAnsi="Times New Roman" w:cs="Times New Roman"/>
          <w:sz w:val="24"/>
          <w:szCs w:val="24"/>
          <w:lang w:val="en-US"/>
        </w:rPr>
        <w:t xml:space="preserve"> (201</w:t>
      </w:r>
      <w:r w:rsidR="00D76A96" w:rsidRPr="2E7551DE">
        <w:rPr>
          <w:rFonts w:ascii="Times New Roman" w:hAnsi="Times New Roman" w:cs="Times New Roman"/>
          <w:sz w:val="24"/>
          <w:szCs w:val="24"/>
          <w:lang w:val="en-US"/>
        </w:rPr>
        <w:t>6</w:t>
      </w:r>
      <w:r w:rsidRPr="2E7551DE">
        <w:rPr>
          <w:rFonts w:ascii="Times New Roman" w:hAnsi="Times New Roman" w:cs="Times New Roman"/>
          <w:sz w:val="24"/>
          <w:szCs w:val="24"/>
          <w:lang w:val="en-US"/>
        </w:rPr>
        <w:t xml:space="preserve"> - 202</w:t>
      </w:r>
      <w:r w:rsidR="00E47387" w:rsidRPr="2E7551DE">
        <w:rPr>
          <w:rFonts w:ascii="Times New Roman" w:hAnsi="Times New Roman" w:cs="Times New Roman"/>
          <w:sz w:val="24"/>
          <w:szCs w:val="24"/>
          <w:lang w:val="en-US"/>
        </w:rPr>
        <w:t>3</w:t>
      </w:r>
      <w:r w:rsidRPr="2E7551DE">
        <w:rPr>
          <w:rFonts w:ascii="Times New Roman" w:hAnsi="Times New Roman" w:cs="Times New Roman"/>
          <w:sz w:val="24"/>
          <w:szCs w:val="24"/>
          <w:lang w:val="en-US"/>
        </w:rPr>
        <w:t>)</w:t>
      </w:r>
      <w:r w:rsidR="00EE56AB" w:rsidRPr="2E7551DE">
        <w:rPr>
          <w:rFonts w:ascii="Times New Roman" w:hAnsi="Times New Roman" w:cs="Times New Roman"/>
          <w:sz w:val="24"/>
          <w:szCs w:val="24"/>
          <w:lang w:val="en-US"/>
        </w:rPr>
        <w:t xml:space="preserve"> (</w:t>
      </w:r>
      <w:r w:rsidR="008722D9">
        <w:rPr>
          <w:rFonts w:ascii="Times New Roman" w:hAnsi="Times New Roman" w:cs="Times New Roman"/>
          <w:sz w:val="24"/>
          <w:szCs w:val="24"/>
          <w:lang w:val="en-US"/>
        </w:rPr>
        <w:t>bag limit</w:t>
      </w:r>
      <w:r w:rsidR="00EE56AB" w:rsidRPr="2E7551DE">
        <w:rPr>
          <w:rFonts w:ascii="Times New Roman" w:hAnsi="Times New Roman" w:cs="Times New Roman"/>
          <w:sz w:val="24"/>
          <w:szCs w:val="24"/>
          <w:lang w:val="en-US"/>
        </w:rPr>
        <w:t xml:space="preserve"> of </w:t>
      </w:r>
      <w:r w:rsidR="00C72796" w:rsidRPr="2E7551DE">
        <w:rPr>
          <w:rFonts w:ascii="Times New Roman" w:hAnsi="Times New Roman" w:cs="Times New Roman"/>
          <w:sz w:val="24"/>
          <w:szCs w:val="24"/>
          <w:lang w:val="en-US"/>
        </w:rPr>
        <w:t>3</w:t>
      </w:r>
      <w:r w:rsidR="00EE56AB" w:rsidRPr="2E7551DE">
        <w:rPr>
          <w:rFonts w:ascii="Times New Roman" w:hAnsi="Times New Roman" w:cs="Times New Roman"/>
          <w:sz w:val="24"/>
          <w:szCs w:val="24"/>
          <w:lang w:val="en-US"/>
        </w:rPr>
        <w:t xml:space="preserve"> fish)</w:t>
      </w:r>
      <w:r w:rsidRPr="2E7551DE">
        <w:rPr>
          <w:rFonts w:ascii="Times New Roman" w:hAnsi="Times New Roman" w:cs="Times New Roman"/>
          <w:sz w:val="24"/>
          <w:szCs w:val="24"/>
          <w:lang w:val="en-US"/>
        </w:rPr>
        <w:t>.</w:t>
      </w:r>
      <w:r w:rsidR="00C90321">
        <w:rPr>
          <w:rFonts w:ascii="Times New Roman" w:hAnsi="Times New Roman" w:cs="Times New Roman"/>
          <w:sz w:val="24"/>
          <w:szCs w:val="24"/>
          <w:lang w:val="en-US"/>
        </w:rPr>
        <w:t xml:space="preserve"> </w:t>
      </w:r>
    </w:p>
    <w:p w14:paraId="5BB1A8B6" w14:textId="77777777" w:rsidR="00B40F27" w:rsidRPr="007E2CD6" w:rsidRDefault="004946ED">
      <w:pPr>
        <w:spacing w:line="480" w:lineRule="auto"/>
        <w:rPr>
          <w:rFonts w:ascii="Times New Roman" w:hAnsi="Times New Roman" w:cs="Times New Roman"/>
          <w:sz w:val="24"/>
          <w:szCs w:val="24"/>
        </w:rPr>
      </w:pPr>
      <w:r w:rsidRPr="007E2CD6">
        <w:rPr>
          <w:rFonts w:ascii="Times New Roman" w:hAnsi="Times New Roman" w:cs="Times New Roman"/>
          <w:sz w:val="24"/>
          <w:szCs w:val="24"/>
        </w:rPr>
        <w:t xml:space="preserve"> </w:t>
      </w:r>
    </w:p>
    <w:p w14:paraId="2606F800" w14:textId="2B2893B3" w:rsidR="00D152DE" w:rsidRDefault="66CAA848" w:rsidP="2E7551DE">
      <w:pPr>
        <w:spacing w:line="480" w:lineRule="auto"/>
        <w:ind w:left="180"/>
        <w:rPr>
          <w:rFonts w:ascii="Times New Roman" w:hAnsi="Times New Roman" w:cs="Times New Roman"/>
          <w:sz w:val="24"/>
          <w:szCs w:val="24"/>
          <w:lang w:val="en-US"/>
        </w:rPr>
      </w:pPr>
      <w:r w:rsidRPr="2880E9FB">
        <w:rPr>
          <w:rFonts w:ascii="Times New Roman" w:hAnsi="Times New Roman" w:cs="Times New Roman"/>
          <w:sz w:val="24"/>
          <w:szCs w:val="24"/>
          <w:lang w:val="en-US"/>
        </w:rPr>
        <w:lastRenderedPageBreak/>
        <w:t xml:space="preserve">Table </w:t>
      </w:r>
      <w:r w:rsidR="00084F93">
        <w:rPr>
          <w:rFonts w:ascii="Times New Roman" w:hAnsi="Times New Roman" w:cs="Times New Roman"/>
          <w:sz w:val="24"/>
          <w:szCs w:val="24"/>
          <w:lang w:val="en-US"/>
        </w:rPr>
        <w:t>1</w:t>
      </w:r>
      <w:r w:rsidRPr="2880E9FB">
        <w:rPr>
          <w:rFonts w:ascii="Times New Roman" w:hAnsi="Times New Roman" w:cs="Times New Roman"/>
          <w:b/>
          <w:bCs/>
          <w:sz w:val="24"/>
          <w:szCs w:val="24"/>
          <w:lang w:val="en-US"/>
        </w:rPr>
        <w:t>.</w:t>
      </w:r>
      <w:r w:rsidRPr="2880E9FB">
        <w:rPr>
          <w:rFonts w:ascii="Times New Roman" w:hAnsi="Times New Roman" w:cs="Times New Roman"/>
          <w:sz w:val="24"/>
          <w:szCs w:val="24"/>
          <w:lang w:val="en-US"/>
        </w:rPr>
        <w:t xml:space="preserve"> Statistical </w:t>
      </w:r>
      <w:r w:rsidR="008722D9">
        <w:rPr>
          <w:rFonts w:ascii="Times New Roman" w:hAnsi="Times New Roman" w:cs="Times New Roman"/>
          <w:sz w:val="24"/>
          <w:szCs w:val="24"/>
          <w:lang w:val="en-US"/>
        </w:rPr>
        <w:t>bag limit</w:t>
      </w:r>
      <w:r w:rsidR="13CF1430" w:rsidRPr="2880E9FB">
        <w:rPr>
          <w:rFonts w:ascii="Times New Roman" w:hAnsi="Times New Roman" w:cs="Times New Roman"/>
          <w:sz w:val="24"/>
          <w:szCs w:val="24"/>
          <w:lang w:val="en-US"/>
        </w:rPr>
        <w:t xml:space="preserve"> </w:t>
      </w:r>
      <w:r w:rsidRPr="2880E9FB">
        <w:rPr>
          <w:rFonts w:ascii="Times New Roman" w:hAnsi="Times New Roman" w:cs="Times New Roman"/>
          <w:sz w:val="24"/>
          <w:szCs w:val="24"/>
          <w:lang w:val="en-US"/>
        </w:rPr>
        <w:t xml:space="preserve">models for predicting mean release rate (across all trips) from mean catch rate (across all trips). Models include two discrete Poisson models with and without a constant background release rate (Pois and PoisV, respectively), and five continuous lognormal distributions that: </w:t>
      </w:r>
      <w:r w:rsidR="5F62F1AC" w:rsidRPr="2880E9FB">
        <w:rPr>
          <w:rFonts w:ascii="Times New Roman" w:hAnsi="Times New Roman" w:cs="Times New Roman"/>
          <w:sz w:val="24"/>
          <w:szCs w:val="24"/>
          <w:lang w:val="en-US"/>
        </w:rPr>
        <w:t xml:space="preserve">(LN) </w:t>
      </w:r>
      <w:r w:rsidRPr="2880E9FB">
        <w:rPr>
          <w:rFonts w:ascii="Times New Roman" w:hAnsi="Times New Roman" w:cs="Times New Roman"/>
          <w:sz w:val="24"/>
          <w:szCs w:val="24"/>
          <w:lang w:val="en-US"/>
        </w:rPr>
        <w:t xml:space="preserve">do not model background release rate, </w:t>
      </w:r>
      <w:r w:rsidR="5F62F1AC" w:rsidRPr="2880E9FB">
        <w:rPr>
          <w:rFonts w:ascii="Times New Roman" w:hAnsi="Times New Roman" w:cs="Times New Roman"/>
          <w:sz w:val="24"/>
          <w:szCs w:val="24"/>
          <w:lang w:val="en-US"/>
        </w:rPr>
        <w:t xml:space="preserve">(LNV) </w:t>
      </w:r>
      <w:r w:rsidRPr="2880E9FB">
        <w:rPr>
          <w:rFonts w:ascii="Times New Roman" w:hAnsi="Times New Roman" w:cs="Times New Roman"/>
          <w:sz w:val="24"/>
          <w:szCs w:val="24"/>
          <w:lang w:val="en-US"/>
        </w:rPr>
        <w:t xml:space="preserve">include a constant background </w:t>
      </w:r>
      <w:r w:rsidR="34DD002B" w:rsidRPr="2880E9FB">
        <w:rPr>
          <w:rFonts w:ascii="Times New Roman" w:hAnsi="Times New Roman" w:cs="Times New Roman"/>
          <w:sz w:val="24"/>
          <w:szCs w:val="24"/>
          <w:lang w:val="en-US"/>
        </w:rPr>
        <w:t xml:space="preserve">(voluntary) </w:t>
      </w:r>
      <w:r w:rsidRPr="2880E9FB">
        <w:rPr>
          <w:rFonts w:ascii="Times New Roman" w:hAnsi="Times New Roman" w:cs="Times New Roman"/>
          <w:sz w:val="24"/>
          <w:szCs w:val="24"/>
          <w:lang w:val="en-US"/>
        </w:rPr>
        <w:t xml:space="preserve">release rate, </w:t>
      </w:r>
      <w:r w:rsidR="5F62F1AC" w:rsidRPr="2880E9FB">
        <w:rPr>
          <w:rFonts w:ascii="Times New Roman" w:hAnsi="Times New Roman" w:cs="Times New Roman"/>
          <w:sz w:val="24"/>
          <w:szCs w:val="24"/>
          <w:lang w:val="en-US"/>
        </w:rPr>
        <w:t xml:space="preserve">(LNVS) </w:t>
      </w:r>
      <w:r w:rsidRPr="2880E9FB">
        <w:rPr>
          <w:rFonts w:ascii="Times New Roman" w:hAnsi="Times New Roman" w:cs="Times New Roman"/>
          <w:sz w:val="24"/>
          <w:szCs w:val="24"/>
          <w:lang w:val="en-US"/>
        </w:rPr>
        <w:t xml:space="preserve">model background release rate as a linear relationship with mean catch rate and a similar approach </w:t>
      </w:r>
      <w:r w:rsidR="5F62F1AC" w:rsidRPr="2880E9FB">
        <w:rPr>
          <w:rFonts w:ascii="Times New Roman" w:hAnsi="Times New Roman" w:cs="Times New Roman"/>
          <w:sz w:val="24"/>
          <w:szCs w:val="24"/>
          <w:lang w:val="en-US"/>
        </w:rPr>
        <w:t xml:space="preserve">(LNVSI) </w:t>
      </w:r>
      <w:r w:rsidRPr="2880E9FB">
        <w:rPr>
          <w:rFonts w:ascii="Times New Roman" w:hAnsi="Times New Roman" w:cs="Times New Roman"/>
          <w:sz w:val="24"/>
          <w:szCs w:val="24"/>
          <w:lang w:val="en-US"/>
        </w:rPr>
        <w:t>with both intercept and slope in the relationship between background release rate and mean catch rate</w:t>
      </w:r>
      <w:r w:rsidR="5F62F1AC" w:rsidRPr="2880E9FB">
        <w:rPr>
          <w:rFonts w:ascii="Times New Roman" w:hAnsi="Times New Roman" w:cs="Times New Roman"/>
          <w:sz w:val="24"/>
          <w:szCs w:val="24"/>
          <w:lang w:val="en-US"/>
        </w:rPr>
        <w:t>.</w:t>
      </w:r>
      <w:r w:rsidRPr="2880E9FB">
        <w:rPr>
          <w:rFonts w:ascii="Times New Roman" w:hAnsi="Times New Roman" w:cs="Times New Roman"/>
          <w:sz w:val="24"/>
          <w:szCs w:val="24"/>
          <w:lang w:val="en-US"/>
        </w:rPr>
        <w:t xml:space="preserve"> Note that the </w:t>
      </w:r>
      <w:r w:rsidR="29E87B27" w:rsidRPr="2880E9FB">
        <w:rPr>
          <w:rFonts w:ascii="Times New Roman" w:hAnsi="Times New Roman" w:cs="Times New Roman"/>
          <w:sz w:val="24"/>
          <w:szCs w:val="24"/>
          <w:lang w:val="en-US"/>
        </w:rPr>
        <w:t xml:space="preserve">fractions </w:t>
      </w:r>
      <w:r w:rsidRPr="2880E9FB">
        <w:rPr>
          <w:rFonts w:ascii="Times New Roman" w:hAnsi="Times New Roman" w:cs="Times New Roman"/>
          <w:sz w:val="24"/>
          <w:szCs w:val="24"/>
          <w:lang w:val="en-US"/>
        </w:rPr>
        <w:t>released (</w:t>
      </w:r>
      <w:r w:rsidRPr="2880E9FB">
        <w:rPr>
          <w:rFonts w:ascii="Times New Roman" w:hAnsi="Times New Roman" w:cs="Times New Roman"/>
          <w:i/>
          <w:iCs/>
          <w:sz w:val="24"/>
          <w:szCs w:val="24"/>
          <w:lang w:val="en-US"/>
        </w:rPr>
        <w:t>r</w:t>
      </w:r>
      <w:r w:rsidRPr="2880E9FB">
        <w:rPr>
          <w:rFonts w:ascii="Times New Roman" w:hAnsi="Times New Roman" w:cs="Times New Roman"/>
          <w:sz w:val="24"/>
          <w:szCs w:val="24"/>
          <w:lang w:val="en-US"/>
        </w:rPr>
        <w:t>) and retained (</w:t>
      </w:r>
      <w:r w:rsidRPr="2880E9FB">
        <w:rPr>
          <w:rFonts w:ascii="Times New Roman" w:hAnsi="Times New Roman" w:cs="Times New Roman"/>
          <w:i/>
          <w:iCs/>
          <w:sz w:val="24"/>
          <w:szCs w:val="24"/>
          <w:lang w:val="en-US"/>
        </w:rPr>
        <w:t>k</w:t>
      </w:r>
      <w:r w:rsidRPr="2880E9FB">
        <w:rPr>
          <w:rFonts w:ascii="Times New Roman" w:hAnsi="Times New Roman" w:cs="Times New Roman"/>
          <w:sz w:val="24"/>
          <w:szCs w:val="24"/>
          <w:lang w:val="en-US"/>
        </w:rPr>
        <w:t xml:space="preserve">) are calculated from the integral of the </w:t>
      </w:r>
      <w:r w:rsidR="6ED1199F" w:rsidRPr="2880E9FB">
        <w:rPr>
          <w:rFonts w:ascii="Times New Roman" w:hAnsi="Times New Roman" w:cs="Times New Roman"/>
          <w:i/>
          <w:iCs/>
          <w:sz w:val="24"/>
          <w:szCs w:val="24"/>
          <w:lang w:val="en-US"/>
        </w:rPr>
        <w:t>product</w:t>
      </w:r>
      <w:r w:rsidR="6ED1199F" w:rsidRPr="2880E9FB">
        <w:rPr>
          <w:rFonts w:ascii="Times New Roman" w:hAnsi="Times New Roman" w:cs="Times New Roman"/>
          <w:sz w:val="24"/>
          <w:szCs w:val="24"/>
          <w:lang w:val="en-US"/>
        </w:rPr>
        <w:t xml:space="preserve"> of catch rate and the </w:t>
      </w:r>
      <w:r w:rsidR="6A255EC3" w:rsidRPr="2880E9FB">
        <w:rPr>
          <w:rFonts w:ascii="Times New Roman" w:hAnsi="Times New Roman" w:cs="Times New Roman"/>
          <w:sz w:val="24"/>
          <w:szCs w:val="24"/>
          <w:lang w:val="en-US"/>
        </w:rPr>
        <w:t>probability density at that catch rate</w:t>
      </w:r>
      <w:r w:rsidRPr="2880E9FB">
        <w:rPr>
          <w:rFonts w:ascii="Times New Roman" w:hAnsi="Times New Roman" w:cs="Times New Roman"/>
          <w:sz w:val="24"/>
          <w:szCs w:val="24"/>
          <w:lang w:val="en-US"/>
        </w:rPr>
        <w:t xml:space="preserve">. </w:t>
      </w:r>
      <w:r w:rsidR="576B638E" w:rsidRPr="2880E9FB">
        <w:rPr>
          <w:rFonts w:ascii="Times New Roman" w:hAnsi="Times New Roman" w:cs="Times New Roman"/>
          <w:sz w:val="24"/>
          <w:szCs w:val="24"/>
          <w:lang w:val="en-US"/>
        </w:rPr>
        <w:t>I</w:t>
      </w:r>
      <w:r w:rsidRPr="2880E9FB">
        <w:rPr>
          <w:rFonts w:ascii="Times New Roman" w:hAnsi="Times New Roman" w:cs="Times New Roman"/>
          <w:sz w:val="24"/>
          <w:szCs w:val="24"/>
          <w:lang w:val="en-US"/>
        </w:rPr>
        <w:t>ntegration was approximated numerically</w:t>
      </w:r>
      <w:r w:rsidR="29E87B27" w:rsidRPr="2880E9FB">
        <w:rPr>
          <w:rFonts w:ascii="Times New Roman" w:hAnsi="Times New Roman" w:cs="Times New Roman"/>
          <w:sz w:val="24"/>
          <w:szCs w:val="24"/>
          <w:lang w:val="en-US"/>
        </w:rPr>
        <w:t xml:space="preserve"> over a vector of catch rate values</w:t>
      </w:r>
      <w:r w:rsidRPr="2880E9FB">
        <w:rPr>
          <w:rFonts w:ascii="Times New Roman" w:hAnsi="Times New Roman" w:cs="Times New Roman"/>
          <w:sz w:val="24"/>
          <w:szCs w:val="24"/>
          <w:lang w:val="en-US"/>
        </w:rPr>
        <w:t>.</w:t>
      </w:r>
      <w:r w:rsidR="00C90321">
        <w:rPr>
          <w:rFonts w:ascii="Times New Roman" w:hAnsi="Times New Roman" w:cs="Times New Roman"/>
          <w:sz w:val="24"/>
          <w:szCs w:val="24"/>
          <w:lang w:val="en-US"/>
        </w:rPr>
        <w:t xml:space="preserve"> </w:t>
      </w:r>
    </w:p>
    <w:p w14:paraId="122493BC" w14:textId="77777777" w:rsidR="005D3259" w:rsidRDefault="005D3259" w:rsidP="2E7551DE">
      <w:pPr>
        <w:spacing w:line="480" w:lineRule="auto"/>
        <w:ind w:left="180"/>
        <w:rPr>
          <w:rFonts w:ascii="Times New Roman" w:hAnsi="Times New Roman" w:cs="Times New Roman"/>
          <w:sz w:val="24"/>
          <w:szCs w:val="24"/>
          <w:lang w:val="en-US"/>
        </w:rPr>
      </w:pPr>
    </w:p>
    <w:p w14:paraId="0747E545" w14:textId="77777777" w:rsidR="005D3259" w:rsidRDefault="005D3259" w:rsidP="2E7551DE">
      <w:pPr>
        <w:spacing w:line="480" w:lineRule="auto"/>
        <w:ind w:left="180"/>
        <w:rPr>
          <w:rFonts w:ascii="Times New Roman" w:hAnsi="Times New Roman" w:cs="Times New Roman"/>
          <w:sz w:val="24"/>
          <w:szCs w:val="24"/>
          <w:lang w:val="en-US"/>
        </w:rPr>
      </w:pPr>
    </w:p>
    <w:p w14:paraId="0F6FC968" w14:textId="77777777" w:rsidR="005D3259" w:rsidRDefault="005D3259" w:rsidP="2E7551DE">
      <w:pPr>
        <w:spacing w:line="480" w:lineRule="auto"/>
        <w:ind w:left="180"/>
        <w:rPr>
          <w:rFonts w:ascii="Times New Roman" w:hAnsi="Times New Roman" w:cs="Times New Roman"/>
          <w:sz w:val="24"/>
          <w:szCs w:val="24"/>
          <w:lang w:val="en-US"/>
        </w:rPr>
      </w:pPr>
    </w:p>
    <w:p w14:paraId="5BDD74A0" w14:textId="77777777" w:rsidR="005D3259" w:rsidRDefault="005D3259" w:rsidP="2E7551DE">
      <w:pPr>
        <w:spacing w:line="480" w:lineRule="auto"/>
        <w:ind w:left="180"/>
        <w:rPr>
          <w:rFonts w:ascii="Times New Roman" w:hAnsi="Times New Roman" w:cs="Times New Roman"/>
          <w:sz w:val="24"/>
          <w:szCs w:val="24"/>
          <w:lang w:val="en-US"/>
        </w:rPr>
      </w:pPr>
    </w:p>
    <w:p w14:paraId="53CD4B0A" w14:textId="77777777" w:rsidR="005D3259" w:rsidRDefault="005D3259" w:rsidP="2E7551DE">
      <w:pPr>
        <w:spacing w:line="480" w:lineRule="auto"/>
        <w:ind w:left="180"/>
        <w:rPr>
          <w:rFonts w:ascii="Times New Roman" w:hAnsi="Times New Roman" w:cs="Times New Roman"/>
          <w:sz w:val="24"/>
          <w:szCs w:val="24"/>
          <w:lang w:val="en-US"/>
        </w:rPr>
      </w:pPr>
    </w:p>
    <w:p w14:paraId="43663826" w14:textId="77777777" w:rsidR="005D3259" w:rsidRDefault="005D3259" w:rsidP="2E7551DE">
      <w:pPr>
        <w:spacing w:line="480" w:lineRule="auto"/>
        <w:ind w:left="180"/>
        <w:rPr>
          <w:rFonts w:ascii="Times New Roman" w:hAnsi="Times New Roman" w:cs="Times New Roman"/>
          <w:sz w:val="24"/>
          <w:szCs w:val="24"/>
          <w:lang w:val="en-US"/>
        </w:rPr>
      </w:pPr>
    </w:p>
    <w:p w14:paraId="126DA8ED" w14:textId="77777777" w:rsidR="005D3259" w:rsidRDefault="005D3259" w:rsidP="2E7551DE">
      <w:pPr>
        <w:spacing w:line="480" w:lineRule="auto"/>
        <w:ind w:left="180"/>
        <w:rPr>
          <w:rFonts w:ascii="Times New Roman" w:hAnsi="Times New Roman" w:cs="Times New Roman"/>
          <w:sz w:val="24"/>
          <w:szCs w:val="24"/>
          <w:lang w:val="en-US"/>
        </w:rPr>
      </w:pPr>
    </w:p>
    <w:p w14:paraId="387978F8" w14:textId="77777777" w:rsidR="005D3259" w:rsidRDefault="005D3259" w:rsidP="2E7551DE">
      <w:pPr>
        <w:spacing w:line="480" w:lineRule="auto"/>
        <w:ind w:left="180"/>
        <w:rPr>
          <w:rFonts w:ascii="Times New Roman" w:hAnsi="Times New Roman" w:cs="Times New Roman"/>
          <w:sz w:val="24"/>
          <w:szCs w:val="24"/>
          <w:lang w:val="en-US"/>
        </w:rPr>
      </w:pPr>
    </w:p>
    <w:p w14:paraId="3CDA1A39" w14:textId="77777777" w:rsidR="005D3259" w:rsidRDefault="005D3259" w:rsidP="2E7551DE">
      <w:pPr>
        <w:spacing w:line="480" w:lineRule="auto"/>
        <w:ind w:left="180"/>
        <w:rPr>
          <w:rFonts w:ascii="Times New Roman" w:hAnsi="Times New Roman" w:cs="Times New Roman"/>
          <w:sz w:val="24"/>
          <w:szCs w:val="24"/>
          <w:lang w:val="en-US"/>
        </w:rPr>
      </w:pPr>
    </w:p>
    <w:p w14:paraId="7D1A6FAB" w14:textId="77777777" w:rsidR="005D3259" w:rsidRDefault="005D3259" w:rsidP="2E7551DE">
      <w:pPr>
        <w:spacing w:line="480" w:lineRule="auto"/>
        <w:ind w:left="180"/>
        <w:rPr>
          <w:rFonts w:ascii="Times New Roman" w:hAnsi="Times New Roman" w:cs="Times New Roman"/>
          <w:sz w:val="24"/>
          <w:szCs w:val="24"/>
          <w:lang w:val="en-US"/>
        </w:rPr>
      </w:pPr>
    </w:p>
    <w:p w14:paraId="53133CB3" w14:textId="77777777" w:rsidR="005D3259" w:rsidRDefault="005D3259" w:rsidP="2E7551DE">
      <w:pPr>
        <w:spacing w:line="480" w:lineRule="auto"/>
        <w:ind w:left="180"/>
        <w:rPr>
          <w:rFonts w:ascii="Times New Roman" w:hAnsi="Times New Roman" w:cs="Times New Roman"/>
          <w:sz w:val="24"/>
          <w:szCs w:val="24"/>
          <w:lang w:val="en-US"/>
        </w:rPr>
      </w:pPr>
    </w:p>
    <w:p w14:paraId="59067A21" w14:textId="77777777" w:rsidR="005D3259" w:rsidRDefault="005D3259" w:rsidP="2E7551DE">
      <w:pPr>
        <w:spacing w:line="480" w:lineRule="auto"/>
        <w:ind w:left="180"/>
        <w:rPr>
          <w:rFonts w:ascii="Times New Roman" w:hAnsi="Times New Roman" w:cs="Times New Roman"/>
          <w:sz w:val="24"/>
          <w:szCs w:val="24"/>
          <w:lang w:val="en-US"/>
        </w:rPr>
      </w:pPr>
    </w:p>
    <w:p w14:paraId="5DBC8218" w14:textId="77777777" w:rsidR="005D3259" w:rsidRDefault="005D3259" w:rsidP="2E7551DE">
      <w:pPr>
        <w:spacing w:line="480" w:lineRule="auto"/>
        <w:ind w:left="180"/>
        <w:rPr>
          <w:rFonts w:ascii="Times New Roman" w:hAnsi="Times New Roman" w:cs="Times New Roman"/>
          <w:sz w:val="24"/>
          <w:szCs w:val="24"/>
          <w:lang w:val="en-US"/>
        </w:rPr>
      </w:pPr>
    </w:p>
    <w:p w14:paraId="5A0815EE" w14:textId="77777777" w:rsidR="005D3259" w:rsidRDefault="005D3259" w:rsidP="2E7551DE">
      <w:pPr>
        <w:spacing w:line="480" w:lineRule="auto"/>
        <w:ind w:left="180"/>
        <w:rPr>
          <w:rFonts w:ascii="Times New Roman" w:hAnsi="Times New Roman" w:cs="Times New Roman"/>
          <w:sz w:val="24"/>
          <w:szCs w:val="24"/>
          <w:lang w:val="en-US"/>
        </w:rPr>
      </w:pPr>
    </w:p>
    <w:p w14:paraId="4EC8B235" w14:textId="77777777" w:rsidR="005D3259" w:rsidRDefault="005D3259" w:rsidP="2E7551DE">
      <w:pPr>
        <w:spacing w:line="480" w:lineRule="auto"/>
        <w:ind w:left="180"/>
        <w:rPr>
          <w:rFonts w:ascii="Times New Roman" w:hAnsi="Times New Roman" w:cs="Times New Roman"/>
          <w:sz w:val="24"/>
          <w:szCs w:val="24"/>
          <w:lang w:val="en-US"/>
        </w:rPr>
      </w:pPr>
    </w:p>
    <w:p w14:paraId="073E81CF" w14:textId="77777777" w:rsidR="005D3259" w:rsidRPr="007E2CD6" w:rsidRDefault="005D3259" w:rsidP="2E7551DE">
      <w:pPr>
        <w:spacing w:line="480" w:lineRule="auto"/>
        <w:ind w:left="180"/>
        <w:rPr>
          <w:rFonts w:ascii="Times New Roman" w:hAnsi="Times New Roman" w:cs="Times New Roman"/>
          <w:sz w:val="24"/>
          <w:szCs w:val="24"/>
          <w:lang w:val="en-US"/>
        </w:rPr>
      </w:pPr>
    </w:p>
    <w:tbl>
      <w:tblPr>
        <w:tblStyle w:val="TableGrid"/>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4359"/>
        <w:gridCol w:w="3787"/>
      </w:tblGrid>
      <w:tr w:rsidR="00D152DE" w:rsidRPr="004C2605" w14:paraId="15729802" w14:textId="77777777" w:rsidTr="00685315">
        <w:trPr>
          <w:trHeight w:val="300"/>
        </w:trPr>
        <w:tc>
          <w:tcPr>
            <w:tcW w:w="931" w:type="dxa"/>
            <w:vAlign w:val="center"/>
          </w:tcPr>
          <w:p w14:paraId="7464F01D" w14:textId="77777777" w:rsidR="00D152DE" w:rsidRPr="004C2605" w:rsidRDefault="00D152DE" w:rsidP="003C5F80">
            <w:pPr>
              <w:spacing w:before="40" w:after="40"/>
              <w:rPr>
                <w:b/>
                <w:sz w:val="21"/>
                <w:szCs w:val="21"/>
              </w:rPr>
            </w:pPr>
            <w:r w:rsidRPr="004C2605">
              <w:rPr>
                <w:b/>
                <w:sz w:val="21"/>
                <w:szCs w:val="21"/>
              </w:rPr>
              <w:t>Model</w:t>
            </w:r>
          </w:p>
        </w:tc>
        <w:tc>
          <w:tcPr>
            <w:tcW w:w="4359" w:type="dxa"/>
            <w:vAlign w:val="center"/>
          </w:tcPr>
          <w:p w14:paraId="5F5C79C0" w14:textId="77777777" w:rsidR="00D152DE" w:rsidRPr="004C2605" w:rsidRDefault="00D152DE" w:rsidP="003C5F80">
            <w:pPr>
              <w:spacing w:before="40" w:after="40"/>
              <w:jc w:val="center"/>
              <w:rPr>
                <w:sz w:val="21"/>
                <w:szCs w:val="21"/>
              </w:rPr>
            </w:pPr>
            <w:r w:rsidRPr="004C2605">
              <w:rPr>
                <w:b/>
                <w:sz w:val="21"/>
                <w:szCs w:val="21"/>
              </w:rPr>
              <w:t>Equation</w:t>
            </w:r>
          </w:p>
        </w:tc>
        <w:tc>
          <w:tcPr>
            <w:tcW w:w="3787" w:type="dxa"/>
            <w:vAlign w:val="center"/>
          </w:tcPr>
          <w:p w14:paraId="79B7A645" w14:textId="77777777" w:rsidR="00D152DE" w:rsidRPr="004C2605" w:rsidRDefault="00D152DE" w:rsidP="003C5F80">
            <w:pPr>
              <w:spacing w:before="40" w:after="40"/>
              <w:rPr>
                <w:b/>
                <w:sz w:val="21"/>
                <w:szCs w:val="21"/>
              </w:rPr>
            </w:pPr>
            <w:r>
              <w:rPr>
                <w:b/>
                <w:sz w:val="21"/>
                <w:szCs w:val="21"/>
              </w:rPr>
              <w:t>Terms</w:t>
            </w:r>
          </w:p>
        </w:tc>
      </w:tr>
      <w:tr w:rsidR="00D152DE" w:rsidRPr="004C2605" w:rsidDel="004F7AD4" w14:paraId="39ADCA25" w14:textId="6835A4E4" w:rsidTr="00685315">
        <w:trPr>
          <w:trHeight w:val="300"/>
          <w:del w:id="12" w:author="Thomas Carruthers" w:date="2026-06-26T13:42:00Z" w16du:dateUtc="2026-06-26T20:42:00Z"/>
        </w:trPr>
        <w:tc>
          <w:tcPr>
            <w:tcW w:w="9077" w:type="dxa"/>
            <w:gridSpan w:val="3"/>
            <w:vAlign w:val="center"/>
          </w:tcPr>
          <w:p w14:paraId="683E50C7" w14:textId="380D1043" w:rsidR="00D152DE" w:rsidRPr="005447F1" w:rsidDel="004F7AD4" w:rsidRDefault="00D152DE" w:rsidP="003C5F80">
            <w:pPr>
              <w:spacing w:before="40" w:after="40"/>
              <w:rPr>
                <w:del w:id="13" w:author="Thomas Carruthers" w:date="2026-06-26T13:42:00Z" w16du:dateUtc="2026-06-26T20:42:00Z"/>
                <w:b/>
                <w:i/>
                <w:iCs/>
                <w:sz w:val="21"/>
                <w:szCs w:val="21"/>
              </w:rPr>
            </w:pPr>
            <w:del w:id="14" w:author="Thomas Carruthers" w:date="2026-06-26T13:42:00Z" w16du:dateUtc="2026-06-26T20:42:00Z">
              <w:r w:rsidDel="004F7AD4">
                <w:rPr>
                  <w:b/>
                  <w:i/>
                  <w:iCs/>
                  <w:sz w:val="21"/>
                  <w:szCs w:val="21"/>
                </w:rPr>
                <w:delText xml:space="preserve">General </w:delText>
              </w:r>
            </w:del>
          </w:p>
        </w:tc>
      </w:tr>
      <w:tr w:rsidR="00D152DE" w:rsidRPr="004C2605" w14:paraId="4CF66EE0" w14:textId="77777777" w:rsidTr="00685315">
        <w:trPr>
          <w:trHeight w:val="300"/>
        </w:trPr>
        <w:tc>
          <w:tcPr>
            <w:tcW w:w="931" w:type="dxa"/>
            <w:vAlign w:val="center"/>
          </w:tcPr>
          <w:p w14:paraId="5B30BDD7" w14:textId="77777777" w:rsidR="00D152DE" w:rsidRPr="004C2605" w:rsidRDefault="00D152DE" w:rsidP="003C5F80">
            <w:pPr>
              <w:spacing w:before="40" w:after="40"/>
              <w:rPr>
                <w:b/>
                <w:sz w:val="21"/>
                <w:szCs w:val="21"/>
              </w:rPr>
            </w:pPr>
          </w:p>
        </w:tc>
        <w:tc>
          <w:tcPr>
            <w:tcW w:w="4359" w:type="dxa"/>
            <w:vAlign w:val="center"/>
          </w:tcPr>
          <w:p w14:paraId="77EFB71F" w14:textId="77777777" w:rsidR="00D152DE" w:rsidRPr="0054746A" w:rsidRDefault="00D152DE" w:rsidP="003C5F80">
            <w:pPr>
              <w:spacing w:before="60" w:afterLines="40" w:after="96"/>
              <w:rPr>
                <w:rFonts w:eastAsiaTheme="minorEastAsia"/>
                <w:sz w:val="21"/>
                <w:szCs w:val="21"/>
              </w:rPr>
            </w:pPr>
            <m:oMathPara>
              <m:oMath>
                <m:r>
                  <w:rPr>
                    <w:rFonts w:ascii="Cambria Math" w:eastAsiaTheme="minorEastAsia" w:hAnsi="Cambria Math"/>
                    <w:sz w:val="21"/>
                    <w:szCs w:val="21"/>
                  </w:rPr>
                  <m:t>r=1-k</m:t>
                </m:r>
              </m:oMath>
            </m:oMathPara>
          </w:p>
          <w:p w14:paraId="369CDA63" w14:textId="77777777" w:rsidR="0054746A" w:rsidRPr="0082285B" w:rsidRDefault="0054746A" w:rsidP="003C5F80">
            <w:pPr>
              <w:spacing w:before="60" w:afterLines="40" w:after="96"/>
              <w:rPr>
                <w:rFonts w:eastAsiaTheme="minorEastAsia"/>
                <w:sz w:val="21"/>
                <w:szCs w:val="21"/>
              </w:rPr>
            </w:pPr>
          </w:p>
          <w:p w14:paraId="34A1CA07" w14:textId="0B622AD9" w:rsidR="00D152DE" w:rsidRPr="0054746A" w:rsidRDefault="00D152DE" w:rsidP="003C5F80">
            <w:pPr>
              <w:spacing w:before="40" w:after="40"/>
              <w:rPr>
                <w:rFonts w:eastAsiaTheme="minorEastAsia"/>
                <w:sz w:val="21"/>
                <w:szCs w:val="21"/>
              </w:rPr>
            </w:pPr>
            <m:oMathPara>
              <m:oMath>
                <m:r>
                  <w:rPr>
                    <w:rFonts w:ascii="Cambria Math" w:hAnsi="Cambria Math"/>
                    <w:sz w:val="21"/>
                    <w:szCs w:val="21"/>
                  </w:rPr>
                  <m:t>k=</m:t>
                </m:r>
                <m:f>
                  <m:fPr>
                    <m:ctrlPr>
                      <w:ins w:id="15" w:author="Thomas Carruthers" w:date="2026-04-27T08:28:00Z" w16du:dateUtc="2026-04-27T15:28:00Z">
                        <w:rPr>
                          <w:rFonts w:ascii="Cambria Math" w:hAnsi="Cambria Math"/>
                          <w:i/>
                          <w:sz w:val="21"/>
                          <w:szCs w:val="21"/>
                        </w:rPr>
                      </w:ins>
                    </m:ctrlPr>
                  </m:fPr>
                  <m:num>
                    <m:nary>
                      <m:naryPr>
                        <m:chr m:val="∑"/>
                        <m:limLoc m:val="undOvr"/>
                        <m:ctrlPr>
                          <w:ins w:id="16" w:author="Thomas Carruthers" w:date="2026-04-27T08:28:00Z" w16du:dateUtc="2026-04-27T15:28:00Z">
                            <w:rPr>
                              <w:rFonts w:ascii="Cambria Math" w:hAnsi="Cambria Math"/>
                              <w:i/>
                              <w:sz w:val="21"/>
                              <w:szCs w:val="21"/>
                            </w:rPr>
                          </w:ins>
                        </m:ctrlPr>
                      </m:naryPr>
                      <m:sub>
                        <m:r>
                          <w:rPr>
                            <w:rFonts w:ascii="Cambria Math" w:hAnsi="Cambria Math"/>
                            <w:sz w:val="21"/>
                            <w:szCs w:val="21"/>
                          </w:rPr>
                          <m:t>i=1</m:t>
                        </m:r>
                      </m:sub>
                      <m:sup>
                        <m:r>
                          <w:rPr>
                            <w:rFonts w:ascii="Cambria Math" w:hAnsi="Cambria Math"/>
                            <w:sz w:val="21"/>
                            <w:szCs w:val="21"/>
                          </w:rPr>
                          <m:t>n</m:t>
                        </m:r>
                      </m:sup>
                      <m:e>
                        <m:sSub>
                          <m:sSubPr>
                            <m:ctrlPr>
                              <w:ins w:id="17" w:author="Thomas Carruthers" w:date="2026-04-27T08:28:00Z" w16du:dateUtc="2026-04-27T15:28:00Z">
                                <w:rPr>
                                  <w:rFonts w:ascii="Cambria Math" w:hAnsi="Cambria Math"/>
                                  <w:i/>
                                  <w:sz w:val="21"/>
                                  <w:szCs w:val="21"/>
                                </w:rPr>
                              </w:ins>
                            </m:ctrlPr>
                          </m:sSubPr>
                          <m:e>
                            <m:r>
                              <w:rPr>
                                <w:rFonts w:ascii="Cambria Math" w:hAnsi="Cambria Math"/>
                                <w:sz w:val="21"/>
                                <w:szCs w:val="21"/>
                              </w:rPr>
                              <m:t>d</m:t>
                            </m:r>
                          </m:e>
                          <m:sub>
                            <m:r>
                              <w:rPr>
                                <w:rFonts w:ascii="Cambria Math" w:hAnsi="Cambria Math"/>
                                <w:sz w:val="21"/>
                                <w:szCs w:val="21"/>
                              </w:rPr>
                              <m:t>i</m:t>
                            </m:r>
                          </m:sub>
                        </m:sSub>
                        <m:sSub>
                          <m:sSubPr>
                            <m:ctrlPr>
                              <w:ins w:id="18" w:author="Thomas Carruthers" w:date="2026-04-27T08:28:00Z" w16du:dateUtc="2026-04-27T15:28:00Z">
                                <w:rPr>
                                  <w:rFonts w:ascii="Cambria Math" w:hAnsi="Cambria Math"/>
                                  <w:i/>
                                  <w:sz w:val="21"/>
                                  <w:szCs w:val="21"/>
                                </w:rPr>
                              </w:ins>
                            </m:ctrlPr>
                          </m:sSubPr>
                          <m:e>
                            <m:r>
                              <w:rPr>
                                <w:rFonts w:ascii="Cambria Math" w:hAnsi="Cambria Math"/>
                                <w:sz w:val="21"/>
                                <w:szCs w:val="21"/>
                              </w:rPr>
                              <m:t>y</m:t>
                            </m:r>
                          </m:e>
                          <m:sub>
                            <m:r>
                              <w:rPr>
                                <w:rFonts w:ascii="Cambria Math" w:hAnsi="Cambria Math"/>
                                <w:sz w:val="21"/>
                                <w:szCs w:val="21"/>
                              </w:rPr>
                              <m:t>i</m:t>
                            </m:r>
                          </m:sub>
                        </m:sSub>
                      </m:e>
                    </m:nary>
                  </m:num>
                  <m:den>
                    <m:nary>
                      <m:naryPr>
                        <m:chr m:val="∑"/>
                        <m:limLoc m:val="undOvr"/>
                        <m:ctrlPr>
                          <w:ins w:id="19" w:author="Thomas Carruthers" w:date="2026-04-27T08:28:00Z" w16du:dateUtc="2026-04-27T15:28:00Z">
                            <w:rPr>
                              <w:rFonts w:ascii="Cambria Math" w:hAnsi="Cambria Math"/>
                              <w:i/>
                              <w:sz w:val="21"/>
                              <w:szCs w:val="21"/>
                            </w:rPr>
                          </w:ins>
                        </m:ctrlPr>
                      </m:naryPr>
                      <m:sub>
                        <m:r>
                          <w:rPr>
                            <w:rFonts w:ascii="Cambria Math" w:hAnsi="Cambria Math"/>
                            <w:sz w:val="21"/>
                            <w:szCs w:val="21"/>
                          </w:rPr>
                          <m:t>i=1</m:t>
                        </m:r>
                      </m:sub>
                      <m:sup>
                        <m:r>
                          <w:rPr>
                            <w:rFonts w:ascii="Cambria Math" w:hAnsi="Cambria Math"/>
                            <w:sz w:val="21"/>
                            <w:szCs w:val="21"/>
                          </w:rPr>
                          <m:t>n</m:t>
                        </m:r>
                      </m:sup>
                      <m:e>
                        <m:sSub>
                          <m:sSubPr>
                            <m:ctrlPr>
                              <w:ins w:id="20" w:author="Thomas Carruthers" w:date="2026-04-27T08:28:00Z" w16du:dateUtc="2026-04-27T15:28:00Z">
                                <w:rPr>
                                  <w:rFonts w:ascii="Cambria Math" w:hAnsi="Cambria Math"/>
                                  <w:i/>
                                  <w:sz w:val="21"/>
                                  <w:szCs w:val="21"/>
                                </w:rPr>
                              </w:ins>
                            </m:ctrlPr>
                          </m:sSubPr>
                          <m:e>
                            <m:r>
                              <w:rPr>
                                <w:rFonts w:ascii="Cambria Math" w:hAnsi="Cambria Math"/>
                                <w:sz w:val="21"/>
                                <w:szCs w:val="21"/>
                              </w:rPr>
                              <m:t>d</m:t>
                            </m:r>
                          </m:e>
                          <m:sub>
                            <m:r>
                              <w:rPr>
                                <w:rFonts w:ascii="Cambria Math" w:hAnsi="Cambria Math"/>
                                <w:sz w:val="21"/>
                                <w:szCs w:val="21"/>
                              </w:rPr>
                              <m:t>i</m:t>
                            </m:r>
                          </m:sub>
                        </m:sSub>
                        <m:sSub>
                          <m:sSubPr>
                            <m:ctrlPr>
                              <w:ins w:id="21" w:author="Thomas Carruthers" w:date="2026-04-27T08:28:00Z" w16du:dateUtc="2026-04-27T15:28:00Z">
                                <w:rPr>
                                  <w:rFonts w:ascii="Cambria Math" w:hAnsi="Cambria Math"/>
                                  <w:i/>
                                  <w:sz w:val="21"/>
                                  <w:szCs w:val="21"/>
                                </w:rPr>
                              </w:ins>
                            </m:ctrlPr>
                          </m:sSubPr>
                          <m:e>
                            <m:r>
                              <w:rPr>
                                <w:rFonts w:ascii="Cambria Math" w:hAnsi="Cambria Math"/>
                                <w:sz w:val="21"/>
                                <w:szCs w:val="21"/>
                              </w:rPr>
                              <m:t>c</m:t>
                            </m:r>
                          </m:e>
                          <m:sub>
                            <m:r>
                              <w:rPr>
                                <w:rFonts w:ascii="Cambria Math" w:hAnsi="Cambria Math"/>
                                <w:sz w:val="21"/>
                                <w:szCs w:val="21"/>
                              </w:rPr>
                              <m:t>i</m:t>
                            </m:r>
                          </m:sub>
                        </m:sSub>
                      </m:e>
                    </m:nary>
                  </m:den>
                </m:f>
              </m:oMath>
            </m:oMathPara>
          </w:p>
          <w:p w14:paraId="44EDAA2E" w14:textId="77777777" w:rsidR="0054746A" w:rsidRPr="0054746A" w:rsidRDefault="0054746A" w:rsidP="003C5F80">
            <w:pPr>
              <w:spacing w:before="40" w:after="40"/>
              <w:rPr>
                <w:rFonts w:eastAsiaTheme="minorEastAsia"/>
                <w:sz w:val="21"/>
                <w:szCs w:val="21"/>
              </w:rPr>
            </w:pPr>
          </w:p>
          <w:p w14:paraId="1FCA0214" w14:textId="4D4BF90E" w:rsidR="0054746A" w:rsidRPr="0054746A" w:rsidRDefault="00000000" w:rsidP="003C5F80">
            <w:pPr>
              <w:spacing w:before="40" w:after="40"/>
              <w:rPr>
                <w:rFonts w:eastAsiaTheme="minorEastAsia"/>
                <w:sz w:val="21"/>
                <w:szCs w:val="21"/>
              </w:rPr>
            </w:pPr>
            <m:oMathPara>
              <m:oMath>
                <m:sSub>
                  <m:sSubPr>
                    <m:ctrlPr>
                      <w:ins w:id="22" w:author="Thomas Carruthers" w:date="2026-04-27T08:28:00Z" w16du:dateUtc="2026-04-27T15:28:00Z">
                        <w:rPr>
                          <w:rFonts w:ascii="Cambria Math" w:eastAsiaTheme="minorEastAsia" w:hAnsi="Cambria Math"/>
                          <w:i/>
                          <w:sz w:val="21"/>
                          <w:szCs w:val="21"/>
                        </w:rPr>
                      </w:ins>
                    </m:ctrlPr>
                  </m:sSubPr>
                  <m:e>
                    <m:r>
                      <w:rPr>
                        <w:rFonts w:ascii="Cambria Math" w:eastAsiaTheme="minorEastAsia" w:hAnsi="Cambria Math"/>
                        <w:sz w:val="21"/>
                        <w:szCs w:val="21"/>
                      </w:rPr>
                      <m:t>y</m:t>
                    </m:r>
                  </m:e>
                  <m:sub>
                    <m:r>
                      <w:rPr>
                        <w:rFonts w:ascii="Cambria Math" w:eastAsiaTheme="minorEastAsia" w:hAnsi="Cambria Math"/>
                        <w:sz w:val="21"/>
                        <w:szCs w:val="21"/>
                      </w:rPr>
                      <m:t>i</m:t>
                    </m:r>
                  </m:sub>
                </m:sSub>
                <m:r>
                  <w:rPr>
                    <w:rFonts w:ascii="Cambria Math" w:eastAsiaTheme="minorEastAsia" w:hAnsi="Cambria Math"/>
                    <w:sz w:val="21"/>
                    <w:szCs w:val="21"/>
                  </w:rPr>
                  <m:t>=</m:t>
                </m:r>
                <m:d>
                  <m:dPr>
                    <m:begChr m:val="{"/>
                    <m:endChr m:val=""/>
                    <m:ctrlPr>
                      <w:ins w:id="23" w:author="Thomas Carruthers" w:date="2026-04-27T08:28:00Z" w16du:dateUtc="2026-04-27T15:28:00Z">
                        <w:rPr>
                          <w:rFonts w:ascii="Cambria Math" w:eastAsiaTheme="minorEastAsia" w:hAnsi="Cambria Math"/>
                          <w:i/>
                          <w:sz w:val="21"/>
                          <w:szCs w:val="21"/>
                        </w:rPr>
                      </w:ins>
                    </m:ctrlPr>
                  </m:dPr>
                  <m:e>
                    <m:m>
                      <m:mPr>
                        <m:mcs>
                          <m:mc>
                            <m:mcPr>
                              <m:count m:val="2"/>
                              <m:mcJc m:val="center"/>
                            </m:mcPr>
                          </m:mc>
                        </m:mcs>
                        <m:ctrlPr>
                          <w:ins w:id="24" w:author="Thomas Carruthers" w:date="2026-04-27T08:28:00Z" w16du:dateUtc="2026-04-27T15:28:00Z">
                            <w:rPr>
                              <w:rFonts w:ascii="Cambria Math" w:eastAsiaTheme="minorEastAsia" w:hAnsi="Cambria Math"/>
                              <w:i/>
                              <w:sz w:val="21"/>
                              <w:szCs w:val="21"/>
                            </w:rPr>
                          </w:ins>
                        </m:ctrlPr>
                      </m:mPr>
                      <m:mr>
                        <m:e>
                          <m:r>
                            <w:del w:id="25" w:author="Thomas Carruthers" w:date="2026-06-26T13:41:00Z" w16du:dateUtc="2026-06-26T20:41:00Z">
                              <w:rPr>
                                <w:rFonts w:ascii="Cambria Math" w:hAnsi="Cambria Math"/>
                                <w:sz w:val="21"/>
                                <w:szCs w:val="21"/>
                              </w:rPr>
                              <m:t>K</m:t>
                            </w:del>
                          </m:r>
                          <m:sSub>
                            <m:sSubPr>
                              <m:ctrlPr>
                                <w:ins w:id="26" w:author="Thomas Carruthers" w:date="2026-04-27T08:28:00Z" w16du:dateUtc="2026-04-27T15:28:00Z">
                                  <w:rPr>
                                    <w:rFonts w:ascii="Cambria Math" w:hAnsi="Cambria Math"/>
                                    <w:i/>
                                    <w:sz w:val="21"/>
                                    <w:szCs w:val="21"/>
                                  </w:rPr>
                                </w:ins>
                              </m:ctrlPr>
                            </m:sSubPr>
                            <m:e>
                              <m:r>
                                <w:rPr>
                                  <w:rFonts w:ascii="Cambria Math" w:hAnsi="Cambria Math"/>
                                  <w:sz w:val="21"/>
                                  <w:szCs w:val="21"/>
                                </w:rPr>
                                <m:t>c</m:t>
                              </m:r>
                            </m:e>
                            <m:sub>
                              <m:r>
                                <w:rPr>
                                  <w:rFonts w:ascii="Cambria Math" w:hAnsi="Cambria Math"/>
                                  <w:sz w:val="21"/>
                                  <w:szCs w:val="21"/>
                                </w:rPr>
                                <m:t>i</m:t>
                              </m:r>
                            </m:sub>
                          </m:sSub>
                        </m:e>
                        <m:e>
                          <m:r>
                            <w:del w:id="27" w:author="Thomas Carruthers" w:date="2026-06-26T13:41:00Z" w16du:dateUtc="2026-06-26T20:41:00Z">
                              <w:rPr>
                                <w:rFonts w:ascii="Cambria Math" w:hAnsi="Cambria Math"/>
                                <w:sz w:val="21"/>
                                <w:szCs w:val="21"/>
                              </w:rPr>
                              <m:t>K</m:t>
                            </w:del>
                          </m:r>
                          <m:sSub>
                            <m:sSubPr>
                              <m:ctrlPr>
                                <w:ins w:id="28" w:author="Thomas Carruthers" w:date="2026-04-27T08:28:00Z" w16du:dateUtc="2026-04-27T15:28:00Z">
                                  <w:rPr>
                                    <w:rFonts w:ascii="Cambria Math" w:hAnsi="Cambria Math"/>
                                    <w:i/>
                                    <w:sz w:val="21"/>
                                    <w:szCs w:val="21"/>
                                  </w:rPr>
                                </w:ins>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&lt;</m:t>
                          </m:r>
                          <m:r>
                            <w:ins w:id="29" w:author="Thomas Carruthers" w:date="2026-06-26T13:43:00Z" w16du:dateUtc="2026-06-26T20:43:00Z">
                              <w:rPr>
                                <w:rFonts w:ascii="Cambria Math" w:hAnsi="Cambria Math"/>
                                <w:sz w:val="21"/>
                                <w:szCs w:val="21"/>
                              </w:rPr>
                              <m:t>T</m:t>
                            </w:ins>
                          </m:r>
                          <m:r>
                            <w:del w:id="30" w:author="Thomas Carruthers" w:date="2026-06-26T13:43:00Z" w16du:dateUtc="2026-06-26T20:43:00Z">
                              <w:rPr>
                                <w:rFonts w:ascii="Cambria Math" w:hAnsi="Cambria Math"/>
                                <w:sz w:val="21"/>
                                <w:szCs w:val="21"/>
                              </w:rPr>
                              <m:t>B</m:t>
                            </w:del>
                          </m:r>
                        </m:e>
                      </m:mr>
                      <m:mr>
                        <m:e>
                          <m:r>
                            <w:ins w:id="31" w:author="Thomas Carruthers" w:date="2026-06-26T13:43:00Z" w16du:dateUtc="2026-06-26T20:43:00Z">
                              <w:rPr>
                                <w:rFonts w:ascii="Cambria Math" w:hAnsi="Cambria Math"/>
                                <w:sz w:val="21"/>
                                <w:szCs w:val="21"/>
                              </w:rPr>
                              <m:t>T</m:t>
                            </w:ins>
                          </m:r>
                          <m:r>
                            <w:del w:id="32" w:author="Thomas Carruthers" w:date="2026-06-26T13:43:00Z" w16du:dateUtc="2026-06-26T20:43:00Z">
                              <w:rPr>
                                <w:rFonts w:ascii="Cambria Math" w:hAnsi="Cambria Math"/>
                                <w:sz w:val="21"/>
                                <w:szCs w:val="21"/>
                              </w:rPr>
                              <m:t>B</m:t>
                            </w:del>
                          </m:r>
                        </m:e>
                        <m:e>
                          <m:r>
                            <w:ins w:id="33" w:author="Thomas Carruthers" w:date="2026-06-26T13:43:00Z" w16du:dateUtc="2026-06-26T20:43:00Z">
                              <w:rPr>
                                <w:rFonts w:ascii="Cambria Math" w:hAnsi="Cambria Math"/>
                                <w:sz w:val="21"/>
                                <w:szCs w:val="21"/>
                              </w:rPr>
                              <m:t>T</m:t>
                            </w:ins>
                          </m:r>
                          <m:r>
                            <w:del w:id="34" w:author="Thomas Carruthers" w:date="2026-06-26T13:43:00Z" w16du:dateUtc="2026-06-26T20:43:00Z">
                              <w:rPr>
                                <w:rFonts w:ascii="Cambria Math" w:hAnsi="Cambria Math"/>
                                <w:sz w:val="21"/>
                                <w:szCs w:val="21"/>
                              </w:rPr>
                              <m:t>B</m:t>
                            </w:del>
                          </m:r>
                          <m:r>
                            <w:rPr>
                              <w:rFonts w:ascii="Cambria Math" w:hAnsi="Cambria Math"/>
                              <w:sz w:val="21"/>
                              <w:szCs w:val="21"/>
                            </w:rPr>
                            <m:t xml:space="preserve">≤ </m:t>
                          </m:r>
                          <m:sSub>
                            <m:sSubPr>
                              <m:ctrlPr>
                                <w:ins w:id="35" w:author="Thomas Carruthers" w:date="2026-04-27T08:28:00Z" w16du:dateUtc="2026-04-27T15:28:00Z">
                                  <w:rPr>
                                    <w:rFonts w:ascii="Cambria Math" w:hAnsi="Cambria Math"/>
                                    <w:i/>
                                    <w:sz w:val="21"/>
                                    <w:szCs w:val="21"/>
                                  </w:rPr>
                                </w:ins>
                              </m:ctrlPr>
                            </m:sSubPr>
                            <m:e>
                              <m:r>
                                <w:rPr>
                                  <w:rFonts w:ascii="Cambria Math" w:hAnsi="Cambria Math"/>
                                  <w:sz w:val="21"/>
                                  <w:szCs w:val="21"/>
                                </w:rPr>
                                <m:t>Kc</m:t>
                              </m:r>
                            </m:e>
                            <m:sub>
                              <m:r>
                                <w:rPr>
                                  <w:rFonts w:ascii="Cambria Math" w:hAnsi="Cambria Math"/>
                                  <w:sz w:val="21"/>
                                  <w:szCs w:val="21"/>
                                </w:rPr>
                                <m:t>i</m:t>
                              </m:r>
                            </m:sub>
                          </m:sSub>
                        </m:e>
                      </m:mr>
                    </m:m>
                  </m:e>
                </m:d>
              </m:oMath>
            </m:oMathPara>
          </w:p>
          <w:p w14:paraId="342E2182" w14:textId="77777777" w:rsidR="0054746A" w:rsidRPr="0082285B" w:rsidRDefault="0054746A" w:rsidP="003C5F80">
            <w:pPr>
              <w:spacing w:before="40" w:after="40"/>
              <w:rPr>
                <w:rFonts w:eastAsiaTheme="minorEastAsia"/>
                <w:sz w:val="21"/>
                <w:szCs w:val="21"/>
              </w:rPr>
            </w:pPr>
          </w:p>
          <w:p w14:paraId="6BF19B20" w14:textId="41AC5123" w:rsidR="0082285B" w:rsidRPr="006A35DE" w:rsidDel="004F7AD4" w:rsidRDefault="00F57411" w:rsidP="0082285B">
            <w:pPr>
              <w:spacing w:before="60" w:afterLines="40" w:after="96"/>
              <w:rPr>
                <w:del w:id="36" w:author="Thomas Carruthers" w:date="2026-06-26T13:42:00Z" w16du:dateUtc="2026-06-26T20:42:00Z"/>
                <w:rFonts w:eastAsiaTheme="minorEastAsia"/>
                <w:sz w:val="21"/>
                <w:szCs w:val="21"/>
              </w:rPr>
            </w:pPr>
            <m:oMathPara>
              <m:oMath>
                <m:r>
                  <w:del w:id="37" w:author="Thomas Carruthers" w:date="2026-06-26T13:42:00Z" w16du:dateUtc="2026-06-26T20:42:00Z">
                    <w:rPr>
                      <w:rFonts w:ascii="Cambria Math" w:eastAsiaTheme="minorEastAsia" w:hAnsi="Cambria Math"/>
                      <w:sz w:val="21"/>
                      <w:szCs w:val="21"/>
                    </w:rPr>
                    <m:t>K=1-V</m:t>
                  </w:del>
                </m:r>
              </m:oMath>
            </m:oMathPara>
          </w:p>
          <w:p w14:paraId="3A99E689" w14:textId="71D1DA9F" w:rsidR="0082285B" w:rsidRPr="004C2605" w:rsidRDefault="0082285B" w:rsidP="004F7AD4">
            <w:pPr>
              <w:spacing w:before="60" w:afterLines="40" w:after="96"/>
              <w:rPr>
                <w:b/>
                <w:sz w:val="21"/>
                <w:szCs w:val="21"/>
              </w:rPr>
              <w:pPrChange w:id="38" w:author="Thomas Carruthers" w:date="2026-06-26T13:42:00Z" w16du:dateUtc="2026-06-26T20:42:00Z">
                <w:pPr>
                  <w:spacing w:before="40" w:after="40"/>
                </w:pPr>
              </w:pPrChange>
            </w:pPr>
          </w:p>
        </w:tc>
        <w:tc>
          <w:tcPr>
            <w:tcW w:w="3787" w:type="dxa"/>
            <w:vAlign w:val="center"/>
          </w:tcPr>
          <w:p w14:paraId="3D2DD7DB" w14:textId="77777777" w:rsidR="00D152DE" w:rsidRDefault="00D152DE" w:rsidP="003C5F80">
            <w:pPr>
              <w:spacing w:before="40"/>
              <w:ind w:left="177" w:hanging="141"/>
              <w:rPr>
                <w:rFonts w:ascii="Calibri" w:eastAsia="Calibri" w:hAnsi="Calibri" w:cs="Calibri"/>
                <w:sz w:val="21"/>
                <w:szCs w:val="21"/>
              </w:rPr>
            </w:pPr>
            <w:r w:rsidRPr="004C2605">
              <w:rPr>
                <w:rFonts w:ascii="Calibri" w:eastAsia="Calibri" w:hAnsi="Calibri" w:cs="Calibri"/>
                <w:i/>
                <w:sz w:val="21"/>
                <w:szCs w:val="21"/>
              </w:rPr>
              <w:t>r</w:t>
            </w:r>
            <w:r w:rsidRPr="004C2605">
              <w:rPr>
                <w:rFonts w:ascii="Calibri" w:eastAsia="Calibri" w:hAnsi="Calibri" w:cs="Calibri"/>
                <w:sz w:val="21"/>
                <w:szCs w:val="21"/>
              </w:rPr>
              <w:t>: release rate of fish (average fraction released)</w:t>
            </w:r>
            <w:r>
              <w:rPr>
                <w:rFonts w:ascii="Calibri" w:eastAsia="Calibri" w:hAnsi="Calibri" w:cs="Calibri"/>
                <w:sz w:val="21"/>
                <w:szCs w:val="21"/>
              </w:rPr>
              <w:t>.</w:t>
            </w:r>
          </w:p>
          <w:p w14:paraId="22BECE58" w14:textId="77777777" w:rsidR="00D152DE" w:rsidRDefault="4D44D970" w:rsidP="2C8A4ABB">
            <w:pPr>
              <w:spacing w:before="40"/>
              <w:ind w:left="177" w:hanging="141"/>
              <w:rPr>
                <w:rFonts w:ascii="Calibri" w:eastAsia="Calibri" w:hAnsi="Calibri" w:cs="Calibri"/>
                <w:sz w:val="21"/>
                <w:szCs w:val="21"/>
              </w:rPr>
            </w:pPr>
            <w:r w:rsidRPr="2C8A4ABB">
              <w:rPr>
                <w:rFonts w:ascii="Calibri" w:eastAsia="Calibri" w:hAnsi="Calibri" w:cs="Calibri"/>
                <w:i/>
                <w:iCs/>
                <w:sz w:val="21"/>
                <w:szCs w:val="21"/>
              </w:rPr>
              <w:t>k</w:t>
            </w:r>
            <w:r w:rsidRPr="2C8A4ABB">
              <w:rPr>
                <w:rFonts w:ascii="Calibri" w:eastAsia="Calibri" w:hAnsi="Calibri" w:cs="Calibri"/>
                <w:sz w:val="21"/>
                <w:szCs w:val="21"/>
              </w:rPr>
              <w:t>: proportion of fish retained.</w:t>
            </w:r>
          </w:p>
          <w:p w14:paraId="0FE26518" w14:textId="770FF270" w:rsidR="00F74C4C" w:rsidRDefault="00D152DE" w:rsidP="00F74C4C">
            <w:pPr>
              <w:spacing w:before="40"/>
              <w:ind w:left="177" w:hanging="141"/>
              <w:rPr>
                <w:rFonts w:ascii="Calibri" w:eastAsia="Calibri" w:hAnsi="Calibri" w:cs="Calibri"/>
                <w:i/>
                <w:iCs/>
                <w:sz w:val="21"/>
                <w:szCs w:val="21"/>
              </w:rPr>
            </w:pPr>
            <w:r w:rsidRPr="005447F1">
              <w:rPr>
                <w:rFonts w:ascii="Calibri" w:eastAsia="Calibri" w:hAnsi="Calibri" w:cs="Calibri"/>
                <w:i/>
                <w:iCs/>
                <w:sz w:val="21"/>
                <w:szCs w:val="21"/>
              </w:rPr>
              <w:t>d</w:t>
            </w:r>
            <w:r w:rsidRPr="005447F1">
              <w:rPr>
                <w:rFonts w:ascii="Calibri" w:eastAsia="Calibri" w:hAnsi="Calibri" w:cs="Calibri"/>
                <w:i/>
                <w:iCs/>
                <w:sz w:val="21"/>
                <w:szCs w:val="21"/>
                <w:vertAlign w:val="subscript"/>
              </w:rPr>
              <w:t>i</w:t>
            </w:r>
            <w:r>
              <w:rPr>
                <w:rFonts w:ascii="Calibri" w:eastAsia="Calibri" w:hAnsi="Calibri" w:cs="Calibri"/>
                <w:sz w:val="21"/>
                <w:szCs w:val="21"/>
              </w:rPr>
              <w:t xml:space="preserve">: probability density at catch rate </w:t>
            </w:r>
            <w:r w:rsidRPr="005447F1">
              <w:rPr>
                <w:rFonts w:ascii="Calibri" w:eastAsia="Calibri" w:hAnsi="Calibri" w:cs="Calibri"/>
                <w:i/>
                <w:iCs/>
                <w:sz w:val="21"/>
                <w:szCs w:val="21"/>
              </w:rPr>
              <w:t>c</w:t>
            </w:r>
            <w:r w:rsidRPr="005447F1">
              <w:rPr>
                <w:rFonts w:ascii="Calibri" w:eastAsia="Calibri" w:hAnsi="Calibri" w:cs="Calibri"/>
                <w:i/>
                <w:iCs/>
                <w:sz w:val="21"/>
                <w:szCs w:val="21"/>
                <w:vertAlign w:val="subscript"/>
              </w:rPr>
              <w:t>i</w:t>
            </w:r>
            <w:r w:rsidR="00F74C4C">
              <w:rPr>
                <w:rFonts w:ascii="Calibri" w:eastAsia="Calibri" w:hAnsi="Calibri" w:cs="Calibri"/>
                <w:i/>
                <w:iCs/>
                <w:sz w:val="21"/>
                <w:szCs w:val="21"/>
              </w:rPr>
              <w:t>.</w:t>
            </w:r>
          </w:p>
          <w:p w14:paraId="1C0BDC96" w14:textId="77777777" w:rsidR="0054746A" w:rsidRPr="005447F1" w:rsidRDefault="18F480FA" w:rsidP="2C8A4ABB">
            <w:pPr>
              <w:spacing w:before="40"/>
              <w:ind w:left="177" w:hanging="141"/>
              <w:rPr>
                <w:rFonts w:ascii="Calibri" w:eastAsia="Calibri" w:hAnsi="Calibri" w:cs="Calibri"/>
                <w:sz w:val="21"/>
                <w:szCs w:val="21"/>
              </w:rPr>
            </w:pPr>
            <w:r w:rsidRPr="2C8A4ABB">
              <w:rPr>
                <w:rFonts w:ascii="Calibri" w:eastAsia="Calibri" w:hAnsi="Calibri" w:cs="Calibri"/>
                <w:i/>
                <w:iCs/>
                <w:sz w:val="21"/>
                <w:szCs w:val="21"/>
              </w:rPr>
              <w:t>y</w:t>
            </w:r>
            <w:r w:rsidRPr="2C8A4ABB">
              <w:rPr>
                <w:rFonts w:ascii="Calibri" w:eastAsia="Calibri" w:hAnsi="Calibri" w:cs="Calibri"/>
                <w:i/>
                <w:iCs/>
                <w:sz w:val="21"/>
                <w:szCs w:val="21"/>
                <w:vertAlign w:val="subscript"/>
              </w:rPr>
              <w:t>i</w:t>
            </w:r>
            <w:r w:rsidRPr="2C8A4ABB">
              <w:rPr>
                <w:rFonts w:ascii="Calibri" w:eastAsia="Calibri" w:hAnsi="Calibri" w:cs="Calibri"/>
                <w:sz w:val="21"/>
                <w:szCs w:val="21"/>
              </w:rPr>
              <w:t>: predicted retained catch rate.</w:t>
            </w:r>
          </w:p>
          <w:p w14:paraId="1CCB6350" w14:textId="77777777" w:rsidR="0054746A" w:rsidRDefault="0054746A" w:rsidP="0054746A">
            <w:pPr>
              <w:spacing w:before="40"/>
              <w:ind w:left="177" w:hanging="141"/>
              <w:rPr>
                <w:rFonts w:ascii="Calibri" w:eastAsia="Calibri" w:hAnsi="Calibri" w:cs="Calibri"/>
                <w:sz w:val="21"/>
                <w:szCs w:val="21"/>
              </w:rPr>
            </w:pPr>
            <w:r>
              <w:rPr>
                <w:rFonts w:ascii="Calibri" w:eastAsia="Calibri" w:hAnsi="Calibri" w:cs="Calibri"/>
                <w:i/>
                <w:iCs/>
                <w:sz w:val="21"/>
                <w:szCs w:val="21"/>
              </w:rPr>
              <w:t>c</w:t>
            </w:r>
            <w:r w:rsidRPr="005447F1">
              <w:rPr>
                <w:rFonts w:ascii="Calibri" w:eastAsia="Calibri" w:hAnsi="Calibri" w:cs="Calibri"/>
                <w:i/>
                <w:iCs/>
                <w:sz w:val="21"/>
                <w:szCs w:val="21"/>
                <w:vertAlign w:val="subscript"/>
              </w:rPr>
              <w:t>i</w:t>
            </w:r>
            <w:r>
              <w:rPr>
                <w:rFonts w:ascii="Calibri" w:eastAsia="Calibri" w:hAnsi="Calibri" w:cs="Calibri"/>
                <w:sz w:val="21"/>
                <w:szCs w:val="21"/>
              </w:rPr>
              <w:t>: catch rate.</w:t>
            </w:r>
          </w:p>
          <w:p w14:paraId="5B583D84" w14:textId="7D0D4D45" w:rsidR="00D152DE" w:rsidRPr="007B6E59" w:rsidRDefault="00D152DE" w:rsidP="003C5F80">
            <w:pPr>
              <w:spacing w:before="40"/>
              <w:ind w:left="177" w:hanging="141"/>
            </w:pPr>
            <w:r>
              <w:rPr>
                <w:rFonts w:ascii="Calibri" w:eastAsia="Calibri" w:hAnsi="Calibri" w:cs="Times New Roman"/>
                <w:i/>
                <w:iCs/>
                <w:sz w:val="21"/>
                <w:szCs w:val="21"/>
              </w:rPr>
              <w:t>n</w:t>
            </w:r>
            <w:r>
              <w:t xml:space="preserve">: the length of the </w:t>
            </w:r>
            <w:r>
              <w:rPr>
                <w:i/>
                <w:iCs/>
              </w:rPr>
              <w:t>c</w:t>
            </w:r>
            <w:ins w:id="39" w:author="Thomas Carruthers" w:date="2026-06-26T13:41:00Z" w16du:dateUtc="2026-06-26T20:41:00Z">
              <w:r w:rsidR="004F7AD4">
                <w:t xml:space="preserve"> and </w:t>
              </w:r>
            </w:ins>
            <w:del w:id="40" w:author="Thomas Carruthers" w:date="2026-06-26T13:41:00Z" w16du:dateUtc="2026-06-26T20:41:00Z">
              <w:r w:rsidDel="004F7AD4">
                <w:delText xml:space="preserve">, </w:delText>
              </w:r>
            </w:del>
            <w:r>
              <w:rPr>
                <w:i/>
                <w:iCs/>
              </w:rPr>
              <w:t>d</w:t>
            </w:r>
            <w:ins w:id="41" w:author="Thomas Carruthers" w:date="2026-06-26T13:41:00Z" w16du:dateUtc="2026-06-26T20:41:00Z">
              <w:r w:rsidR="004F7AD4">
                <w:rPr>
                  <w:i/>
                  <w:iCs/>
                </w:rPr>
                <w:t xml:space="preserve"> </w:t>
              </w:r>
              <w:r w:rsidR="004F7AD4" w:rsidRPr="004F7AD4">
                <w:rPr>
                  <w:rPrChange w:id="42" w:author="Thomas Carruthers" w:date="2026-06-26T13:41:00Z" w16du:dateUtc="2026-06-26T20:41:00Z">
                    <w:rPr>
                      <w:i/>
                      <w:iCs/>
                    </w:rPr>
                  </w:rPrChange>
                </w:rPr>
                <w:t>vectors</w:t>
              </w:r>
            </w:ins>
            <w:del w:id="43" w:author="Thomas Carruthers" w:date="2026-06-26T13:41:00Z" w16du:dateUtc="2026-06-26T20:41:00Z">
              <w:r w:rsidR="0054746A" w:rsidDel="004F7AD4">
                <w:rPr>
                  <w:i/>
                  <w:iCs/>
                </w:rPr>
                <w:delText>, K</w:delText>
              </w:r>
              <w:r w:rsidDel="004F7AD4">
                <w:rPr>
                  <w:i/>
                  <w:iCs/>
                </w:rPr>
                <w:delText xml:space="preserve"> </w:delText>
              </w:r>
              <w:r w:rsidDel="004F7AD4">
                <w:delText xml:space="preserve">and </w:delText>
              </w:r>
              <w:r w:rsidDel="004F7AD4">
                <w:rPr>
                  <w:i/>
                  <w:iCs/>
                </w:rPr>
                <w:delText xml:space="preserve">V </w:delText>
              </w:r>
              <w:r w:rsidDel="004F7AD4">
                <w:delText>vectors.</w:delText>
              </w:r>
            </w:del>
          </w:p>
          <w:p w14:paraId="633CD894" w14:textId="1B0DBE8D" w:rsidR="00D152DE" w:rsidRDefault="4D44D970" w:rsidP="2C8A4ABB">
            <w:pPr>
              <w:spacing w:before="40"/>
              <w:ind w:left="177" w:hanging="141"/>
              <w:rPr>
                <w:rFonts w:ascii="Calibri" w:eastAsia="Calibri" w:hAnsi="Calibri" w:cs="Times New Roman"/>
                <w:sz w:val="21"/>
                <w:szCs w:val="21"/>
              </w:rPr>
            </w:pPr>
            <w:r w:rsidRPr="2C8A4ABB">
              <w:rPr>
                <w:rFonts w:ascii="Calibri" w:eastAsia="Calibri" w:hAnsi="Calibri" w:cs="Times New Roman"/>
                <w:i/>
                <w:iCs/>
                <w:sz w:val="21"/>
                <w:szCs w:val="21"/>
              </w:rPr>
              <w:t>i</w:t>
            </w:r>
            <w:r w:rsidRPr="2C8A4ABB">
              <w:rPr>
                <w:rFonts w:ascii="Calibri" w:eastAsia="Calibri" w:hAnsi="Calibri" w:cs="Times New Roman"/>
                <w:sz w:val="21"/>
                <w:szCs w:val="21"/>
              </w:rPr>
              <w:t xml:space="preserve">: vector position [1, 2, …, </w:t>
            </w:r>
            <w:r w:rsidRPr="2C8A4ABB">
              <w:rPr>
                <w:rFonts w:ascii="Calibri" w:eastAsia="Calibri" w:hAnsi="Calibri" w:cs="Times New Roman"/>
                <w:i/>
                <w:iCs/>
                <w:sz w:val="21"/>
                <w:szCs w:val="21"/>
              </w:rPr>
              <w:t>n</w:t>
            </w:r>
            <w:r w:rsidRPr="2C8A4ABB">
              <w:rPr>
                <w:rFonts w:ascii="Calibri" w:eastAsia="Calibri" w:hAnsi="Calibri" w:cs="Times New Roman"/>
                <w:sz w:val="21"/>
                <w:szCs w:val="21"/>
              </w:rPr>
              <w:t>]</w:t>
            </w:r>
          </w:p>
          <w:p w14:paraId="304D87A0" w14:textId="428620EB" w:rsidR="00D152DE" w:rsidRDefault="00D152DE" w:rsidP="003C5F80">
            <w:pPr>
              <w:spacing w:before="40"/>
              <w:ind w:left="177" w:hanging="141"/>
              <w:rPr>
                <w:rFonts w:ascii="Calibri" w:eastAsia="Calibri" w:hAnsi="Calibri" w:cs="Times New Roman"/>
                <w:sz w:val="21"/>
                <w:szCs w:val="21"/>
              </w:rPr>
            </w:pPr>
            <w:del w:id="44" w:author="Thomas Carruthers" w:date="2026-06-26T13:43:00Z" w16du:dateUtc="2026-06-26T20:43:00Z">
              <w:r w:rsidDel="004F7AD4">
                <w:rPr>
                  <w:rFonts w:ascii="Calibri" w:eastAsia="Calibri" w:hAnsi="Calibri" w:cs="Times New Roman"/>
                  <w:i/>
                  <w:iCs/>
                  <w:sz w:val="21"/>
                  <w:szCs w:val="21"/>
                </w:rPr>
                <w:delText>B</w:delText>
              </w:r>
            </w:del>
            <w:ins w:id="45" w:author="Thomas Carruthers" w:date="2026-06-26T13:43:00Z" w16du:dateUtc="2026-06-26T20:43:00Z">
              <w:r w:rsidR="004F7AD4">
                <w:rPr>
                  <w:rFonts w:ascii="Calibri" w:eastAsia="Calibri" w:hAnsi="Calibri" w:cs="Times New Roman"/>
                  <w:i/>
                  <w:iCs/>
                  <w:sz w:val="21"/>
                  <w:szCs w:val="21"/>
                </w:rPr>
                <w:t>T</w:t>
              </w:r>
            </w:ins>
            <w:r w:rsidRPr="006A35DE">
              <w:rPr>
                <w:rFonts w:ascii="Calibri" w:eastAsia="Calibri" w:hAnsi="Calibri" w:cs="Times New Roman"/>
                <w:sz w:val="21"/>
                <w:szCs w:val="21"/>
              </w:rPr>
              <w:t>:</w:t>
            </w:r>
            <w:r>
              <w:rPr>
                <w:rFonts w:ascii="Calibri" w:eastAsia="Calibri" w:hAnsi="Calibri" w:cs="Times New Roman"/>
                <w:sz w:val="21"/>
                <w:szCs w:val="21"/>
              </w:rPr>
              <w:t xml:space="preserve"> </w:t>
            </w:r>
            <w:del w:id="46" w:author="Thomas Carruthers" w:date="2026-06-26T13:43:00Z" w16du:dateUtc="2026-06-26T20:43:00Z">
              <w:r w:rsidDel="004F7AD4">
                <w:rPr>
                  <w:rFonts w:ascii="Calibri" w:eastAsia="Calibri" w:hAnsi="Calibri" w:cs="Times New Roman"/>
                  <w:sz w:val="21"/>
                  <w:szCs w:val="21"/>
                </w:rPr>
                <w:delText xml:space="preserve">bag </w:delText>
              </w:r>
            </w:del>
            <w:ins w:id="47" w:author="Thomas Carruthers" w:date="2026-06-26T13:43:00Z" w16du:dateUtc="2026-06-26T20:43:00Z">
              <w:r w:rsidR="004F7AD4">
                <w:rPr>
                  <w:rFonts w:ascii="Calibri" w:eastAsia="Calibri" w:hAnsi="Calibri" w:cs="Times New Roman"/>
                  <w:sz w:val="21"/>
                  <w:szCs w:val="21"/>
                </w:rPr>
                <w:t>trip</w:t>
              </w:r>
              <w:r w:rsidR="004F7AD4">
                <w:rPr>
                  <w:rFonts w:ascii="Calibri" w:eastAsia="Calibri" w:hAnsi="Calibri" w:cs="Times New Roman"/>
                  <w:sz w:val="21"/>
                  <w:szCs w:val="21"/>
                </w:rPr>
                <w:t xml:space="preserve"> </w:t>
              </w:r>
            </w:ins>
            <w:r>
              <w:rPr>
                <w:rFonts w:ascii="Calibri" w:eastAsia="Calibri" w:hAnsi="Calibri" w:cs="Times New Roman"/>
                <w:sz w:val="21"/>
                <w:szCs w:val="21"/>
              </w:rPr>
              <w:t>limit</w:t>
            </w:r>
            <w:r w:rsidR="00F74C4C">
              <w:rPr>
                <w:rFonts w:ascii="Calibri" w:eastAsia="Calibri" w:hAnsi="Calibri" w:cs="Times New Roman"/>
                <w:sz w:val="21"/>
                <w:szCs w:val="21"/>
              </w:rPr>
              <w:t>.</w:t>
            </w:r>
          </w:p>
          <w:p w14:paraId="48C49005" w14:textId="41B059D0" w:rsidR="0054746A" w:rsidDel="004F7AD4" w:rsidRDefault="0054746A" w:rsidP="003C5F80">
            <w:pPr>
              <w:spacing w:before="40"/>
              <w:ind w:left="177" w:hanging="141"/>
              <w:rPr>
                <w:del w:id="48" w:author="Thomas Carruthers" w:date="2026-06-26T13:42:00Z" w16du:dateUtc="2026-06-26T20:42:00Z"/>
                <w:rFonts w:ascii="Calibri" w:eastAsia="Calibri" w:hAnsi="Calibri" w:cs="Times New Roman"/>
                <w:sz w:val="21"/>
                <w:szCs w:val="21"/>
              </w:rPr>
            </w:pPr>
            <w:del w:id="49" w:author="Thomas Carruthers" w:date="2026-06-26T13:42:00Z" w16du:dateUtc="2026-06-26T20:42:00Z">
              <w:r w:rsidDel="004F7AD4">
                <w:rPr>
                  <w:rFonts w:ascii="Calibri" w:eastAsia="Calibri" w:hAnsi="Calibri" w:cs="Calibri"/>
                  <w:i/>
                  <w:iCs/>
                  <w:sz w:val="21"/>
                  <w:szCs w:val="21"/>
                </w:rPr>
                <w:delText xml:space="preserve">K: </w:delText>
              </w:r>
              <w:r w:rsidRPr="006A35DE" w:rsidDel="004F7AD4">
                <w:rPr>
                  <w:rFonts w:ascii="Calibri" w:eastAsia="Calibri" w:hAnsi="Calibri" w:cs="Calibri"/>
                  <w:sz w:val="21"/>
                  <w:szCs w:val="21"/>
                </w:rPr>
                <w:delText>background retention rate</w:delText>
              </w:r>
              <w:r w:rsidDel="004F7AD4">
                <w:rPr>
                  <w:rFonts w:ascii="Calibri" w:eastAsia="Calibri" w:hAnsi="Calibri" w:cs="Calibri"/>
                  <w:i/>
                  <w:iCs/>
                  <w:sz w:val="21"/>
                  <w:szCs w:val="21"/>
                </w:rPr>
                <w:delText>.</w:delText>
              </w:r>
            </w:del>
          </w:p>
          <w:p w14:paraId="2958C125" w14:textId="4D3C4455" w:rsidR="0054746A" w:rsidRPr="004C2605" w:rsidRDefault="0054746A" w:rsidP="0054746A">
            <w:pPr>
              <w:spacing w:before="40"/>
              <w:ind w:left="177" w:hanging="141"/>
              <w:rPr>
                <w:b/>
                <w:sz w:val="21"/>
                <w:szCs w:val="21"/>
              </w:rPr>
            </w:pPr>
            <w:del w:id="50" w:author="Thomas Carruthers" w:date="2026-06-26T13:42:00Z" w16du:dateUtc="2026-06-26T20:42:00Z">
              <w:r w:rsidDel="004F7AD4">
                <w:rPr>
                  <w:rFonts w:ascii="Calibri" w:eastAsia="Calibri" w:hAnsi="Calibri" w:cs="Calibri"/>
                  <w:i/>
                  <w:iCs/>
                  <w:sz w:val="21"/>
                  <w:szCs w:val="21"/>
                </w:rPr>
                <w:delText>V</w:delText>
              </w:r>
              <w:r w:rsidRPr="004C2605" w:rsidDel="004F7AD4">
                <w:rPr>
                  <w:rFonts w:cstheme="minorHAnsi"/>
                  <w:sz w:val="21"/>
                  <w:szCs w:val="21"/>
                </w:rPr>
                <w:delText xml:space="preserve">: </w:delText>
              </w:r>
              <w:r w:rsidDel="004F7AD4">
                <w:rPr>
                  <w:rFonts w:cstheme="minorHAnsi"/>
                  <w:sz w:val="21"/>
                  <w:szCs w:val="21"/>
                </w:rPr>
                <w:delText>background</w:delText>
              </w:r>
              <w:r w:rsidRPr="004C2605" w:rsidDel="004F7AD4">
                <w:rPr>
                  <w:rFonts w:cstheme="minorHAnsi"/>
                  <w:sz w:val="21"/>
                  <w:szCs w:val="21"/>
                </w:rPr>
                <w:delText xml:space="preserve"> release </w:delText>
              </w:r>
              <w:r w:rsidR="00F57411" w:rsidDel="004F7AD4">
                <w:rPr>
                  <w:rFonts w:cstheme="minorHAnsi"/>
                  <w:sz w:val="21"/>
                  <w:szCs w:val="21"/>
                </w:rPr>
                <w:delText>rate</w:delText>
              </w:r>
            </w:del>
            <w:r>
              <w:rPr>
                <w:rFonts w:cstheme="minorHAnsi"/>
                <w:i/>
                <w:iCs/>
                <w:sz w:val="21"/>
                <w:szCs w:val="21"/>
              </w:rPr>
              <w:t>.</w:t>
            </w:r>
          </w:p>
        </w:tc>
      </w:tr>
      <w:tr w:rsidR="0054746A" w:rsidRPr="004C2605" w14:paraId="439D3C66" w14:textId="77777777" w:rsidTr="00685315">
        <w:trPr>
          <w:trHeight w:val="300"/>
        </w:trPr>
        <w:tc>
          <w:tcPr>
            <w:tcW w:w="9077" w:type="dxa"/>
            <w:gridSpan w:val="3"/>
            <w:vAlign w:val="center"/>
          </w:tcPr>
          <w:p w14:paraId="188F1174" w14:textId="20EEA623" w:rsidR="0054746A" w:rsidRPr="004C2605" w:rsidRDefault="0054746A" w:rsidP="003C5F80">
            <w:pPr>
              <w:spacing w:before="40"/>
              <w:ind w:left="177" w:hanging="141"/>
              <w:rPr>
                <w:rFonts w:ascii="Calibri" w:eastAsia="Calibri" w:hAnsi="Calibri" w:cs="Calibri"/>
                <w:i/>
                <w:sz w:val="21"/>
                <w:szCs w:val="21"/>
              </w:rPr>
            </w:pPr>
            <w:r w:rsidRPr="004C2605">
              <w:rPr>
                <w:b/>
                <w:i/>
                <w:sz w:val="21"/>
                <w:szCs w:val="21"/>
              </w:rPr>
              <w:t xml:space="preserve">Discrete </w:t>
            </w:r>
            <w:r>
              <w:rPr>
                <w:b/>
                <w:i/>
                <w:sz w:val="21"/>
                <w:szCs w:val="21"/>
              </w:rPr>
              <w:t xml:space="preserve">Poisson </w:t>
            </w:r>
            <w:r w:rsidRPr="004C2605">
              <w:rPr>
                <w:b/>
                <w:i/>
                <w:sz w:val="21"/>
                <w:szCs w:val="21"/>
              </w:rPr>
              <w:t>catch rate distribution</w:t>
            </w:r>
          </w:p>
        </w:tc>
      </w:tr>
      <w:tr w:rsidR="0054746A" w:rsidRPr="004C2605" w14:paraId="6CDFD8C5" w14:textId="77777777" w:rsidTr="00685315">
        <w:trPr>
          <w:trHeight w:val="300"/>
        </w:trPr>
        <w:tc>
          <w:tcPr>
            <w:tcW w:w="931" w:type="dxa"/>
            <w:vAlign w:val="center"/>
          </w:tcPr>
          <w:p w14:paraId="372E48C5" w14:textId="77777777" w:rsidR="0054746A" w:rsidRPr="004C2605" w:rsidRDefault="0054746A" w:rsidP="0054746A">
            <w:pPr>
              <w:spacing w:before="40" w:after="40"/>
              <w:rPr>
                <w:b/>
                <w:sz w:val="21"/>
                <w:szCs w:val="21"/>
              </w:rPr>
            </w:pPr>
          </w:p>
        </w:tc>
        <w:tc>
          <w:tcPr>
            <w:tcW w:w="4359" w:type="dxa"/>
          </w:tcPr>
          <w:p w14:paraId="05AA7A39" w14:textId="2868F742" w:rsidR="0054746A" w:rsidRDefault="00000000" w:rsidP="0054746A">
            <w:pPr>
              <w:spacing w:before="60" w:afterLines="40" w:after="96"/>
              <w:rPr>
                <w:rFonts w:ascii="Cambria" w:eastAsia="Cambria" w:hAnsi="Cambria" w:cs="Times New Roman"/>
                <w:sz w:val="21"/>
                <w:szCs w:val="21"/>
              </w:rPr>
            </w:pPr>
            <m:oMathPara>
              <m:oMath>
                <m:sSub>
                  <m:sSubPr>
                    <m:ctrlPr>
                      <w:ins w:id="51" w:author="Thomas Carruthers" w:date="2026-04-27T08:28:00Z" w16du:dateUtc="2026-04-27T15:28:00Z">
                        <w:rPr>
                          <w:rFonts w:ascii="Cambria Math" w:hAnsi="Cambria Math"/>
                          <w:i/>
                          <w:sz w:val="21"/>
                          <w:szCs w:val="21"/>
                        </w:rPr>
                      </w:ins>
                    </m:ctrlPr>
                  </m:sSubPr>
                  <m:e>
                    <m:r>
                      <w:rPr>
                        <w:rFonts w:ascii="Cambria Math" w:hAnsi="Cambria Math"/>
                        <w:sz w:val="21"/>
                        <w:szCs w:val="21"/>
                      </w:rPr>
                      <m:t>d</m:t>
                    </m:r>
                  </m:e>
                  <m:sub>
                    <m:r>
                      <w:rPr>
                        <w:rFonts w:ascii="Cambria Math" w:hAnsi="Cambria Math"/>
                        <w:sz w:val="21"/>
                        <w:szCs w:val="21"/>
                      </w:rPr>
                      <m:t>i</m:t>
                    </m:r>
                  </m:sub>
                </m:sSub>
                <m:r>
                  <w:rPr>
                    <w:rFonts w:ascii="Cambria Math" w:hAnsi="Cambria Math"/>
                    <w:sz w:val="21"/>
                    <w:szCs w:val="21"/>
                  </w:rPr>
                  <m:t>=</m:t>
                </m:r>
                <m:f>
                  <m:fPr>
                    <m:ctrlPr>
                      <w:ins w:id="52" w:author="Thomas Carruthers" w:date="2026-04-27T08:28:00Z" w16du:dateUtc="2026-04-27T15:28:00Z">
                        <w:rPr>
                          <w:rFonts w:ascii="Cambria Math" w:hAnsi="Cambria Math"/>
                          <w:i/>
                          <w:sz w:val="21"/>
                          <w:szCs w:val="21"/>
                        </w:rPr>
                      </w:ins>
                    </m:ctrlPr>
                  </m:fPr>
                  <m:num>
                    <m:sSup>
                      <m:sSupPr>
                        <m:ctrlPr>
                          <w:ins w:id="53" w:author="Thomas Carruthers" w:date="2026-04-27T08:28:00Z" w16du:dateUtc="2026-04-27T15:28:00Z">
                            <w:rPr>
                              <w:rFonts w:ascii="Cambria Math" w:hAnsi="Cambria Math"/>
                              <w:i/>
                              <w:sz w:val="21"/>
                              <w:szCs w:val="21"/>
                            </w:rPr>
                          </w:ins>
                        </m:ctrlPr>
                      </m:sSupPr>
                      <m:e>
                        <m:r>
                          <w:rPr>
                            <w:rFonts w:ascii="Cambria Math" w:hAnsi="Cambria Math"/>
                            <w:sz w:val="21"/>
                            <w:szCs w:val="21"/>
                          </w:rPr>
                          <m:t>exp</m:t>
                        </m:r>
                      </m:e>
                      <m:sup>
                        <m:r>
                          <w:rPr>
                            <w:rFonts w:ascii="Cambria Math" w:hAnsi="Cambria Math"/>
                            <w:sz w:val="21"/>
                            <w:szCs w:val="21"/>
                          </w:rPr>
                          <m:t>-λ</m:t>
                        </m:r>
                      </m:sup>
                    </m:sSup>
                    <m:sSup>
                      <m:sSupPr>
                        <m:ctrlPr>
                          <w:ins w:id="54" w:author="Thomas Carruthers" w:date="2026-04-27T08:28:00Z" w16du:dateUtc="2026-04-27T15:28:00Z">
                            <w:rPr>
                              <w:rFonts w:ascii="Cambria Math" w:hAnsi="Cambria Math"/>
                              <w:i/>
                              <w:sz w:val="21"/>
                              <w:szCs w:val="21"/>
                            </w:rPr>
                          </w:ins>
                        </m:ctrlPr>
                      </m:sSupPr>
                      <m:e>
                        <m:r>
                          <w:rPr>
                            <w:rFonts w:ascii="Cambria Math" w:hAnsi="Cambria Math"/>
                            <w:sz w:val="21"/>
                            <w:szCs w:val="21"/>
                          </w:rPr>
                          <m:t>λ</m:t>
                        </m:r>
                      </m:e>
                      <m:sup>
                        <m:r>
                          <w:rPr>
                            <w:rFonts w:ascii="Cambria Math" w:hAnsi="Cambria Math"/>
                            <w:sz w:val="21"/>
                            <w:szCs w:val="21"/>
                          </w:rPr>
                          <m:t>i</m:t>
                        </m:r>
                      </m:sup>
                    </m:sSup>
                  </m:num>
                  <m:den>
                    <m:r>
                      <w:rPr>
                        <w:rFonts w:ascii="Cambria Math" w:hAnsi="Cambria Math"/>
                        <w:sz w:val="21"/>
                        <w:szCs w:val="21"/>
                      </w:rPr>
                      <m:t>i!</m:t>
                    </m:r>
                  </m:den>
                </m:f>
              </m:oMath>
            </m:oMathPara>
          </w:p>
        </w:tc>
        <w:tc>
          <w:tcPr>
            <w:tcW w:w="3787" w:type="dxa"/>
            <w:vMerge w:val="restart"/>
            <w:vAlign w:val="center"/>
          </w:tcPr>
          <w:p w14:paraId="0669969E" w14:textId="77777777" w:rsidR="0054746A" w:rsidRDefault="0054746A" w:rsidP="0054746A">
            <w:pPr>
              <w:spacing w:before="120"/>
              <w:ind w:left="187" w:hanging="144"/>
              <w:rPr>
                <w:rFonts w:ascii="Calibri" w:eastAsia="Calibri" w:hAnsi="Calibri" w:cs="Times New Roman"/>
                <w:sz w:val="21"/>
                <w:szCs w:val="21"/>
              </w:rPr>
            </w:pPr>
            <w:r w:rsidRPr="004C2605">
              <w:rPr>
                <w:rFonts w:ascii="Calibri" w:eastAsia="Calibri" w:hAnsi="Calibri" w:cs="Calibri"/>
                <w:i/>
                <w:sz w:val="21"/>
                <w:szCs w:val="21"/>
              </w:rPr>
              <w:t>λ</w:t>
            </w:r>
            <w:r w:rsidRPr="004C2605">
              <w:rPr>
                <w:rFonts w:ascii="Calibri" w:eastAsia="Calibri" w:hAnsi="Calibri" w:cs="Times New Roman"/>
                <w:sz w:val="21"/>
                <w:szCs w:val="21"/>
              </w:rPr>
              <w:t>: the mean (and assumed variance) of the observed catch rate distribution</w:t>
            </w:r>
            <w:r>
              <w:rPr>
                <w:rFonts w:ascii="Calibri" w:eastAsia="Calibri" w:hAnsi="Calibri" w:cs="Times New Roman"/>
                <w:sz w:val="21"/>
                <w:szCs w:val="21"/>
              </w:rPr>
              <w:t>.</w:t>
            </w:r>
          </w:p>
          <w:p w14:paraId="1BC3DE81" w14:textId="77777777" w:rsidR="0054746A" w:rsidRDefault="0054746A" w:rsidP="0054746A">
            <w:pPr>
              <w:spacing w:before="40"/>
              <w:ind w:left="177" w:hanging="141"/>
              <w:rPr>
                <w:rFonts w:ascii="Calibri" w:eastAsia="Calibri" w:hAnsi="Calibri" w:cs="Calibri"/>
                <w:i/>
                <w:iCs/>
                <w:sz w:val="21"/>
                <w:szCs w:val="21"/>
              </w:rPr>
            </w:pPr>
          </w:p>
          <w:p w14:paraId="781F8936" w14:textId="3A12EE67" w:rsidR="0054746A" w:rsidRPr="004C2605" w:rsidRDefault="0054746A" w:rsidP="00964A40">
            <w:pPr>
              <w:spacing w:before="160" w:after="120"/>
              <w:ind w:left="187" w:hanging="144"/>
              <w:rPr>
                <w:rFonts w:ascii="Calibri" w:eastAsia="Calibri" w:hAnsi="Calibri" w:cs="Calibri"/>
                <w:i/>
                <w:sz w:val="21"/>
                <w:szCs w:val="21"/>
              </w:rPr>
            </w:pPr>
            <w:r w:rsidRPr="004C2605">
              <w:rPr>
                <w:rFonts w:cstheme="minorHAnsi"/>
                <w:i/>
                <w:sz w:val="21"/>
                <w:szCs w:val="21"/>
              </w:rPr>
              <w:t>V</w:t>
            </w:r>
            <w:r w:rsidRPr="007B6E59">
              <w:rPr>
                <w:rFonts w:cstheme="minorHAnsi"/>
                <w:i/>
                <w:sz w:val="21"/>
                <w:szCs w:val="21"/>
                <w:vertAlign w:val="subscript"/>
              </w:rPr>
              <w:t>0</w:t>
            </w:r>
            <w:r w:rsidRPr="004C2605">
              <w:rPr>
                <w:rFonts w:cstheme="minorHAnsi"/>
                <w:sz w:val="21"/>
                <w:szCs w:val="21"/>
              </w:rPr>
              <w:t xml:space="preserve">: </w:t>
            </w:r>
            <w:r>
              <w:rPr>
                <w:rFonts w:cstheme="minorHAnsi"/>
                <w:sz w:val="21"/>
                <w:szCs w:val="21"/>
              </w:rPr>
              <w:t>constant background release rate</w:t>
            </w:r>
            <w:ins w:id="55" w:author="Thomas Carruthers" w:date="2026-04-24T13:24:00Z" w16du:dateUtc="2026-04-24T20:24:00Z">
              <w:r w:rsidR="003542DC">
                <w:rPr>
                  <w:rFonts w:cstheme="minorHAnsi"/>
                  <w:sz w:val="21"/>
                  <w:szCs w:val="21"/>
                </w:rPr>
                <w:t xml:space="preserve"> (estimated)</w:t>
              </w:r>
            </w:ins>
            <w:r>
              <w:rPr>
                <w:rFonts w:cstheme="minorHAnsi"/>
                <w:sz w:val="21"/>
                <w:szCs w:val="21"/>
              </w:rPr>
              <w:t>.</w:t>
            </w:r>
          </w:p>
        </w:tc>
      </w:tr>
      <w:tr w:rsidR="0054746A" w:rsidRPr="004C2605" w14:paraId="7695F110" w14:textId="77777777" w:rsidTr="00685315">
        <w:trPr>
          <w:trHeight w:val="300"/>
        </w:trPr>
        <w:tc>
          <w:tcPr>
            <w:tcW w:w="931" w:type="dxa"/>
            <w:vAlign w:val="center"/>
          </w:tcPr>
          <w:p w14:paraId="0235EB47" w14:textId="0172ADF8" w:rsidR="0054746A" w:rsidRPr="004C2605" w:rsidRDefault="0054746A" w:rsidP="0054746A">
            <w:pPr>
              <w:spacing w:before="40" w:after="40"/>
              <w:rPr>
                <w:b/>
                <w:sz w:val="21"/>
                <w:szCs w:val="21"/>
              </w:rPr>
            </w:pPr>
            <w:r>
              <w:rPr>
                <w:sz w:val="21"/>
                <w:szCs w:val="21"/>
              </w:rPr>
              <w:t>Pois</w:t>
            </w:r>
          </w:p>
        </w:tc>
        <w:tc>
          <w:tcPr>
            <w:tcW w:w="4359" w:type="dxa"/>
          </w:tcPr>
          <w:p w14:paraId="698FB225" w14:textId="2788AE1B" w:rsidR="0054746A" w:rsidRDefault="0054746A" w:rsidP="0054746A">
            <w:pPr>
              <w:spacing w:before="60" w:afterLines="40" w:after="96"/>
              <w:rPr>
                <w:rFonts w:ascii="Cambria" w:eastAsia="Cambria" w:hAnsi="Cambria" w:cs="Times New Roman"/>
                <w:sz w:val="21"/>
                <w:szCs w:val="21"/>
              </w:rPr>
            </w:pPr>
            <m:oMathPara>
              <m:oMath>
                <m:r>
                  <w:rPr>
                    <w:rFonts w:ascii="Cambria Math" w:eastAsia="Calibri" w:hAnsi="Cambria Math" w:cs="Times New Roman"/>
                    <w:sz w:val="21"/>
                    <w:szCs w:val="21"/>
                  </w:rPr>
                  <m:t>V=0</m:t>
                </m:r>
              </m:oMath>
            </m:oMathPara>
          </w:p>
        </w:tc>
        <w:tc>
          <w:tcPr>
            <w:tcW w:w="3787" w:type="dxa"/>
            <w:vMerge/>
            <w:vAlign w:val="center"/>
          </w:tcPr>
          <w:p w14:paraId="48B22DDA" w14:textId="77777777" w:rsidR="0054746A" w:rsidRPr="004C2605" w:rsidRDefault="0054746A" w:rsidP="0054746A">
            <w:pPr>
              <w:spacing w:before="40"/>
              <w:ind w:left="177" w:hanging="141"/>
              <w:rPr>
                <w:rFonts w:ascii="Calibri" w:eastAsia="Calibri" w:hAnsi="Calibri" w:cs="Calibri"/>
                <w:i/>
                <w:sz w:val="21"/>
                <w:szCs w:val="21"/>
              </w:rPr>
            </w:pPr>
          </w:p>
        </w:tc>
      </w:tr>
      <w:tr w:rsidR="0054746A" w:rsidRPr="004C2605" w14:paraId="6E3CC2A3" w14:textId="77777777" w:rsidTr="00685315">
        <w:trPr>
          <w:trHeight w:val="300"/>
        </w:trPr>
        <w:tc>
          <w:tcPr>
            <w:tcW w:w="931" w:type="dxa"/>
            <w:vAlign w:val="center"/>
          </w:tcPr>
          <w:p w14:paraId="714DF017" w14:textId="418BFF53" w:rsidR="0054746A" w:rsidRPr="004C2605" w:rsidRDefault="18F480FA" w:rsidP="2C8A4ABB">
            <w:pPr>
              <w:spacing w:before="40" w:after="40"/>
              <w:rPr>
                <w:b/>
                <w:bCs/>
                <w:sz w:val="21"/>
                <w:szCs w:val="21"/>
              </w:rPr>
            </w:pPr>
            <w:r w:rsidRPr="2C8A4ABB">
              <w:rPr>
                <w:sz w:val="21"/>
                <w:szCs w:val="21"/>
              </w:rPr>
              <w:t>PoisV</w:t>
            </w:r>
          </w:p>
        </w:tc>
        <w:tc>
          <w:tcPr>
            <w:tcW w:w="4359" w:type="dxa"/>
          </w:tcPr>
          <w:p w14:paraId="5600972B" w14:textId="32CEFD5D" w:rsidR="0054746A" w:rsidRDefault="0054746A" w:rsidP="0054746A">
            <w:pPr>
              <w:spacing w:before="60" w:afterLines="40" w:after="96"/>
              <w:rPr>
                <w:rFonts w:ascii="Cambria" w:eastAsia="Cambria" w:hAnsi="Cambria" w:cs="Times New Roman"/>
                <w:sz w:val="21"/>
                <w:szCs w:val="21"/>
              </w:rPr>
            </w:pPr>
            <m:oMathPara>
              <m:oMath>
                <m:r>
                  <w:rPr>
                    <w:rFonts w:ascii="Cambria Math" w:eastAsia="Calibri" w:hAnsi="Cambria Math" w:cs="Times New Roman"/>
                    <w:sz w:val="21"/>
                    <w:szCs w:val="21"/>
                  </w:rPr>
                  <m:t xml:space="preserve">V= </m:t>
                </m:r>
                <m:sSub>
                  <m:sSubPr>
                    <m:ctrlPr>
                      <w:ins w:id="56" w:author="Thomas Carruthers" w:date="2026-04-27T08:28:00Z" w16du:dateUtc="2026-04-27T15:28:00Z">
                        <w:rPr>
                          <w:rFonts w:ascii="Cambria Math" w:eastAsia="Calibri" w:hAnsi="Cambria Math" w:cs="Times New Roman"/>
                          <w:i/>
                          <w:sz w:val="21"/>
                          <w:szCs w:val="21"/>
                        </w:rPr>
                      </w:ins>
                    </m:ctrlPr>
                  </m:sSubPr>
                  <m:e>
                    <m:r>
                      <w:rPr>
                        <w:rFonts w:ascii="Cambria Math" w:eastAsia="Calibri" w:hAnsi="Cambria Math" w:cs="Times New Roman"/>
                        <w:sz w:val="21"/>
                        <w:szCs w:val="21"/>
                      </w:rPr>
                      <m:t>V</m:t>
                    </m:r>
                  </m:e>
                  <m:sub>
                    <m:r>
                      <w:rPr>
                        <w:rFonts w:ascii="Cambria Math" w:eastAsia="Calibri" w:hAnsi="Cambria Math" w:cs="Times New Roman"/>
                        <w:sz w:val="21"/>
                        <w:szCs w:val="21"/>
                      </w:rPr>
                      <m:t>0</m:t>
                    </m:r>
                  </m:sub>
                </m:sSub>
              </m:oMath>
            </m:oMathPara>
          </w:p>
        </w:tc>
        <w:tc>
          <w:tcPr>
            <w:tcW w:w="3787" w:type="dxa"/>
            <w:vMerge/>
            <w:vAlign w:val="center"/>
          </w:tcPr>
          <w:p w14:paraId="6FB42D5A" w14:textId="77777777" w:rsidR="0054746A" w:rsidRPr="004C2605" w:rsidRDefault="0054746A" w:rsidP="0054746A">
            <w:pPr>
              <w:spacing w:before="40"/>
              <w:ind w:left="177" w:hanging="141"/>
              <w:rPr>
                <w:rFonts w:ascii="Calibri" w:eastAsia="Calibri" w:hAnsi="Calibri" w:cs="Calibri"/>
                <w:i/>
                <w:sz w:val="21"/>
                <w:szCs w:val="21"/>
              </w:rPr>
            </w:pPr>
          </w:p>
        </w:tc>
      </w:tr>
      <w:tr w:rsidR="0054746A" w:rsidRPr="004C2605" w14:paraId="04187830" w14:textId="77777777" w:rsidTr="00685315">
        <w:trPr>
          <w:trHeight w:val="300"/>
        </w:trPr>
        <w:tc>
          <w:tcPr>
            <w:tcW w:w="9077" w:type="dxa"/>
            <w:gridSpan w:val="3"/>
            <w:vAlign w:val="center"/>
          </w:tcPr>
          <w:p w14:paraId="567FE8F2" w14:textId="633BF26B" w:rsidR="0054746A" w:rsidRPr="004C2605" w:rsidRDefault="0054746A" w:rsidP="003C5F80">
            <w:pPr>
              <w:spacing w:before="40"/>
              <w:ind w:left="177" w:hanging="141"/>
              <w:rPr>
                <w:rFonts w:ascii="Calibri" w:eastAsia="Calibri" w:hAnsi="Calibri" w:cs="Calibri"/>
                <w:i/>
                <w:sz w:val="21"/>
                <w:szCs w:val="21"/>
              </w:rPr>
            </w:pPr>
            <w:r w:rsidRPr="004C2605">
              <w:rPr>
                <w:b/>
                <w:i/>
                <w:sz w:val="21"/>
                <w:szCs w:val="21"/>
              </w:rPr>
              <w:t xml:space="preserve">Continuous </w:t>
            </w:r>
            <w:r>
              <w:rPr>
                <w:b/>
                <w:i/>
                <w:sz w:val="21"/>
                <w:szCs w:val="21"/>
              </w:rPr>
              <w:t xml:space="preserve">lognormal </w:t>
            </w:r>
            <w:r w:rsidRPr="004C2605">
              <w:rPr>
                <w:b/>
                <w:i/>
                <w:sz w:val="21"/>
                <w:szCs w:val="21"/>
              </w:rPr>
              <w:t>catch rate distributions</w:t>
            </w:r>
          </w:p>
        </w:tc>
      </w:tr>
      <w:tr w:rsidR="0054746A" w:rsidRPr="004C2605" w14:paraId="585EFD09" w14:textId="77777777" w:rsidTr="00685315">
        <w:trPr>
          <w:trHeight w:val="300"/>
        </w:trPr>
        <w:tc>
          <w:tcPr>
            <w:tcW w:w="931" w:type="dxa"/>
            <w:vAlign w:val="center"/>
          </w:tcPr>
          <w:p w14:paraId="39C78EF9" w14:textId="77777777" w:rsidR="0054746A" w:rsidRPr="004C2605" w:rsidRDefault="0054746A" w:rsidP="0054746A">
            <w:pPr>
              <w:spacing w:before="40" w:after="40"/>
              <w:rPr>
                <w:b/>
                <w:sz w:val="21"/>
                <w:szCs w:val="21"/>
              </w:rPr>
            </w:pPr>
          </w:p>
        </w:tc>
        <w:tc>
          <w:tcPr>
            <w:tcW w:w="4359" w:type="dxa"/>
          </w:tcPr>
          <w:p w14:paraId="37C4AF83" w14:textId="1410C40D" w:rsidR="0054746A" w:rsidRDefault="00000000" w:rsidP="0054746A">
            <w:pPr>
              <w:spacing w:before="60" w:afterLines="40" w:after="96"/>
              <w:rPr>
                <w:rFonts w:ascii="Cambria" w:eastAsia="Cambria" w:hAnsi="Cambria" w:cs="Times New Roman"/>
                <w:sz w:val="21"/>
                <w:szCs w:val="21"/>
              </w:rPr>
            </w:pPr>
            <m:oMathPara>
              <m:oMath>
                <m:sSub>
                  <m:sSubPr>
                    <m:ctrlPr>
                      <w:ins w:id="57" w:author="Thomas Carruthers" w:date="2026-04-27T08:28:00Z" w16du:dateUtc="2026-04-27T15:28:00Z">
                        <w:rPr>
                          <w:rFonts w:ascii="Cambria Math" w:eastAsia="Calibri" w:hAnsi="Cambria Math" w:cs="Times New Roman"/>
                          <w:i/>
                          <w:sz w:val="21"/>
                          <w:szCs w:val="21"/>
                        </w:rPr>
                      </w:ins>
                    </m:ctrlPr>
                  </m:sSubPr>
                  <m:e>
                    <m:r>
                      <w:rPr>
                        <w:rFonts w:ascii="Cambria Math" w:eastAsia="Calibri" w:hAnsi="Cambria Math" w:cs="Times New Roman"/>
                        <w:sz w:val="21"/>
                        <w:szCs w:val="21"/>
                      </w:rPr>
                      <m:t>d</m:t>
                    </m:r>
                  </m:e>
                  <m:sub>
                    <m:r>
                      <w:rPr>
                        <w:rFonts w:ascii="Cambria Math" w:eastAsia="Calibri" w:hAnsi="Cambria Math" w:cs="Times New Roman"/>
                        <w:sz w:val="21"/>
                        <w:szCs w:val="21"/>
                      </w:rPr>
                      <m:t>i</m:t>
                    </m:r>
                  </m:sub>
                </m:sSub>
                <m:r>
                  <w:rPr>
                    <w:rFonts w:ascii="Cambria Math" w:eastAsia="Calibri" w:hAnsi="Cambria Math" w:cs="Times New Roman"/>
                    <w:sz w:val="21"/>
                    <w:szCs w:val="21"/>
                  </w:rPr>
                  <m:t>=</m:t>
                </m:r>
                <m:f>
                  <m:fPr>
                    <m:ctrlPr>
                      <w:ins w:id="58" w:author="Thomas Carruthers" w:date="2026-04-27T08:28:00Z" w16du:dateUtc="2026-04-27T15:28:00Z">
                        <w:rPr>
                          <w:rFonts w:ascii="Cambria Math" w:eastAsia="Calibri" w:hAnsi="Cambria Math" w:cs="Times New Roman"/>
                          <w:i/>
                          <w:sz w:val="21"/>
                          <w:szCs w:val="21"/>
                        </w:rPr>
                      </w:ins>
                    </m:ctrlPr>
                  </m:fPr>
                  <m:num>
                    <m:r>
                      <w:rPr>
                        <w:rFonts w:ascii="Cambria Math" w:eastAsia="Calibri" w:hAnsi="Cambria Math" w:cs="Times New Roman"/>
                        <w:sz w:val="21"/>
                        <w:szCs w:val="21"/>
                      </w:rPr>
                      <m:t>1</m:t>
                    </m:r>
                  </m:num>
                  <m:den>
                    <m:sSub>
                      <m:sSubPr>
                        <m:ctrlPr>
                          <w:ins w:id="59" w:author="Thomas Carruthers" w:date="2026-04-27T08:28:00Z" w16du:dateUtc="2026-04-27T15:28:00Z">
                            <w:rPr>
                              <w:rFonts w:ascii="Cambria Math" w:eastAsia="Calibri" w:hAnsi="Cambria Math" w:cs="Times New Roman"/>
                              <w:i/>
                              <w:sz w:val="21"/>
                              <w:szCs w:val="21"/>
                            </w:rPr>
                          </w:ins>
                        </m:ctrlPr>
                      </m:sSubPr>
                      <m:e>
                        <m:r>
                          <w:rPr>
                            <w:rFonts w:ascii="Cambria Math" w:eastAsia="Calibri" w:hAnsi="Cambria Math" w:cs="Times New Roman"/>
                            <w:sz w:val="21"/>
                            <w:szCs w:val="21"/>
                          </w:rPr>
                          <m:t>c</m:t>
                        </m:r>
                      </m:e>
                      <m:sub>
                        <m:r>
                          <w:rPr>
                            <w:rFonts w:ascii="Cambria Math" w:eastAsia="Calibri" w:hAnsi="Cambria Math" w:cs="Times New Roman"/>
                            <w:sz w:val="21"/>
                            <w:szCs w:val="21"/>
                          </w:rPr>
                          <m:t>i</m:t>
                        </m:r>
                      </m:sub>
                    </m:sSub>
                    <m:r>
                      <w:rPr>
                        <w:rFonts w:ascii="Cambria Math" w:eastAsia="Calibri" w:hAnsi="Cambria Math" w:cs="Times New Roman"/>
                        <w:sz w:val="21"/>
                        <w:szCs w:val="21"/>
                      </w:rPr>
                      <m:t>σ</m:t>
                    </m:r>
                    <m:rad>
                      <m:radPr>
                        <m:degHide m:val="1"/>
                        <m:ctrlPr>
                          <w:ins w:id="60" w:author="Thomas Carruthers" w:date="2026-04-27T08:28:00Z" w16du:dateUtc="2026-04-27T15:28:00Z">
                            <w:rPr>
                              <w:rFonts w:ascii="Cambria Math" w:eastAsia="Calibri" w:hAnsi="Cambria Math" w:cs="Times New Roman"/>
                              <w:i/>
                              <w:sz w:val="21"/>
                              <w:szCs w:val="21"/>
                            </w:rPr>
                          </w:ins>
                        </m:ctrlPr>
                      </m:radPr>
                      <m:deg/>
                      <m:e>
                        <m:r>
                          <w:rPr>
                            <w:rFonts w:ascii="Cambria Math" w:eastAsia="Calibri" w:hAnsi="Cambria Math" w:cs="Times New Roman"/>
                            <w:sz w:val="21"/>
                            <w:szCs w:val="21"/>
                          </w:rPr>
                          <m:t>2π</m:t>
                        </m:r>
                      </m:e>
                    </m:rad>
                  </m:den>
                </m:f>
                <m:r>
                  <w:rPr>
                    <w:rFonts w:ascii="Cambria Math" w:eastAsia="Calibri" w:hAnsi="Cambria Math" w:cs="Times New Roman"/>
                    <w:sz w:val="21"/>
                    <w:szCs w:val="21"/>
                  </w:rPr>
                  <m:t>exp</m:t>
                </m:r>
                <m:d>
                  <m:dPr>
                    <m:ctrlPr>
                      <w:ins w:id="61" w:author="Thomas Carruthers" w:date="2026-04-27T08:28:00Z" w16du:dateUtc="2026-04-27T15:28:00Z">
                        <w:rPr>
                          <w:rFonts w:ascii="Cambria Math" w:eastAsia="Calibri" w:hAnsi="Cambria Math" w:cs="Times New Roman"/>
                          <w:i/>
                          <w:sz w:val="21"/>
                          <w:szCs w:val="21"/>
                        </w:rPr>
                      </w:ins>
                    </m:ctrlPr>
                  </m:dPr>
                  <m:e>
                    <m:r>
                      <w:rPr>
                        <w:rFonts w:ascii="Cambria Math" w:eastAsia="Calibri" w:hAnsi="Cambria Math" w:cs="Times New Roman"/>
                        <w:sz w:val="21"/>
                        <w:szCs w:val="21"/>
                      </w:rPr>
                      <m:t>-</m:t>
                    </m:r>
                    <m:f>
                      <m:fPr>
                        <m:ctrlPr>
                          <w:ins w:id="62" w:author="Thomas Carruthers" w:date="2026-04-27T08:28:00Z" w16du:dateUtc="2026-04-27T15:28:00Z">
                            <w:rPr>
                              <w:rFonts w:ascii="Cambria Math" w:eastAsia="Calibri" w:hAnsi="Cambria Math" w:cs="Times New Roman"/>
                              <w:i/>
                              <w:sz w:val="21"/>
                              <w:szCs w:val="21"/>
                            </w:rPr>
                          </w:ins>
                        </m:ctrlPr>
                      </m:fPr>
                      <m:num>
                        <m:sSup>
                          <m:sSupPr>
                            <m:ctrlPr>
                              <w:ins w:id="63" w:author="Thomas Carruthers" w:date="2026-04-27T08:28:00Z" w16du:dateUtc="2026-04-27T15:28:00Z">
                                <w:rPr>
                                  <w:rFonts w:ascii="Cambria Math" w:eastAsia="Calibri" w:hAnsi="Cambria Math" w:cs="Times New Roman"/>
                                  <w:i/>
                                  <w:sz w:val="21"/>
                                  <w:szCs w:val="21"/>
                                </w:rPr>
                              </w:ins>
                            </m:ctrlPr>
                          </m:sSupPr>
                          <m:e>
                            <m:d>
                              <m:dPr>
                                <m:ctrlPr>
                                  <w:ins w:id="64" w:author="Thomas Carruthers" w:date="2026-04-27T08:28:00Z" w16du:dateUtc="2026-04-27T15:28:00Z">
                                    <w:rPr>
                                      <w:rFonts w:ascii="Cambria Math" w:eastAsia="Calibri" w:hAnsi="Cambria Math" w:cs="Times New Roman"/>
                                      <w:i/>
                                      <w:sz w:val="21"/>
                                      <w:szCs w:val="21"/>
                                    </w:rPr>
                                  </w:ins>
                                </m:ctrlPr>
                              </m:dPr>
                              <m:e>
                                <m:func>
                                  <m:funcPr>
                                    <m:ctrlPr>
                                      <w:ins w:id="65" w:author="Thomas Carruthers" w:date="2026-04-27T08:28:00Z" w16du:dateUtc="2026-04-27T15:28:00Z">
                                        <w:rPr>
                                          <w:rFonts w:ascii="Cambria Math" w:eastAsia="Calibri" w:hAnsi="Cambria Math" w:cs="Times New Roman"/>
                                          <w:i/>
                                          <w:sz w:val="21"/>
                                          <w:szCs w:val="21"/>
                                        </w:rPr>
                                      </w:ins>
                                    </m:ctrlPr>
                                  </m:funcPr>
                                  <m:fName>
                                    <m:r>
                                      <m:rPr>
                                        <m:sty m:val="p"/>
                                      </m:rPr>
                                      <w:rPr>
                                        <w:rFonts w:ascii="Cambria Math" w:eastAsia="Calibri" w:hAnsi="Cambria Math" w:cs="Times New Roman"/>
                                        <w:sz w:val="21"/>
                                        <w:szCs w:val="21"/>
                                      </w:rPr>
                                      <m:t>ln</m:t>
                                    </m:r>
                                  </m:fName>
                                  <m:e>
                                    <m:d>
                                      <m:dPr>
                                        <m:ctrlPr>
                                          <w:ins w:id="66" w:author="Thomas Carruthers" w:date="2026-04-27T08:28:00Z" w16du:dateUtc="2026-04-27T15:28:00Z">
                                            <w:rPr>
                                              <w:rFonts w:ascii="Cambria Math" w:eastAsia="Calibri" w:hAnsi="Cambria Math" w:cs="Times New Roman"/>
                                              <w:i/>
                                              <w:sz w:val="21"/>
                                              <w:szCs w:val="21"/>
                                            </w:rPr>
                                          </w:ins>
                                        </m:ctrlPr>
                                      </m:dPr>
                                      <m:e>
                                        <m:sSub>
                                          <m:sSubPr>
                                            <m:ctrlPr>
                                              <w:ins w:id="67" w:author="Thomas Carruthers" w:date="2026-04-27T08:28:00Z" w16du:dateUtc="2026-04-27T15:28:00Z">
                                                <w:rPr>
                                                  <w:rFonts w:ascii="Cambria Math" w:eastAsia="Calibri" w:hAnsi="Cambria Math" w:cs="Times New Roman"/>
                                                  <w:i/>
                                                  <w:sz w:val="21"/>
                                                  <w:szCs w:val="21"/>
                                                </w:rPr>
                                              </w:ins>
                                            </m:ctrlPr>
                                          </m:sSubPr>
                                          <m:e>
                                            <m:r>
                                              <w:rPr>
                                                <w:rFonts w:ascii="Cambria Math" w:eastAsia="Calibri" w:hAnsi="Cambria Math" w:cs="Times New Roman"/>
                                                <w:sz w:val="21"/>
                                                <w:szCs w:val="21"/>
                                              </w:rPr>
                                              <m:t>c</m:t>
                                            </m:r>
                                          </m:e>
                                          <m:sub>
                                            <m:r>
                                              <w:rPr>
                                                <w:rFonts w:ascii="Cambria Math" w:eastAsia="Calibri" w:hAnsi="Cambria Math" w:cs="Times New Roman"/>
                                                <w:sz w:val="21"/>
                                                <w:szCs w:val="21"/>
                                              </w:rPr>
                                              <m:t>i</m:t>
                                            </m:r>
                                          </m:sub>
                                        </m:sSub>
                                      </m:e>
                                    </m:d>
                                  </m:e>
                                </m:func>
                                <m:r>
                                  <w:rPr>
                                    <w:rFonts w:ascii="Cambria Math" w:eastAsia="Calibri" w:hAnsi="Cambria Math" w:cs="Times New Roman"/>
                                    <w:sz w:val="21"/>
                                    <w:szCs w:val="21"/>
                                  </w:rPr>
                                  <m:t>- μ</m:t>
                                </m:r>
                              </m:e>
                            </m:d>
                          </m:e>
                          <m:sup>
                            <m:r>
                              <w:rPr>
                                <w:rFonts w:ascii="Cambria Math" w:eastAsia="Calibri" w:hAnsi="Cambria Math" w:cs="Times New Roman"/>
                                <w:sz w:val="21"/>
                                <w:szCs w:val="21"/>
                              </w:rPr>
                              <m:t>2</m:t>
                            </m:r>
                          </m:sup>
                        </m:sSup>
                      </m:num>
                      <m:den>
                        <m:r>
                          <w:rPr>
                            <w:rFonts w:ascii="Cambria Math" w:eastAsia="Calibri" w:hAnsi="Cambria Math" w:cs="Times New Roman"/>
                            <w:sz w:val="21"/>
                            <w:szCs w:val="21"/>
                          </w:rPr>
                          <m:t>2</m:t>
                        </m:r>
                        <m:sSup>
                          <m:sSupPr>
                            <m:ctrlPr>
                              <w:ins w:id="68" w:author="Thomas Carruthers" w:date="2026-04-27T08:28:00Z" w16du:dateUtc="2026-04-27T15:28:00Z">
                                <w:rPr>
                                  <w:rFonts w:ascii="Cambria Math" w:eastAsia="Calibri" w:hAnsi="Cambria Math" w:cs="Times New Roman"/>
                                  <w:i/>
                                  <w:sz w:val="21"/>
                                  <w:szCs w:val="21"/>
                                </w:rPr>
                              </w:ins>
                            </m:ctrlPr>
                          </m:sSupPr>
                          <m:e>
                            <m:r>
                              <w:rPr>
                                <w:rFonts w:ascii="Cambria Math" w:eastAsia="Calibri" w:hAnsi="Cambria Math" w:cs="Times New Roman"/>
                                <w:sz w:val="21"/>
                                <w:szCs w:val="21"/>
                              </w:rPr>
                              <m:t>σ</m:t>
                            </m:r>
                          </m:e>
                          <m:sup>
                            <m:r>
                              <w:rPr>
                                <w:rFonts w:ascii="Cambria Math" w:eastAsia="Calibri" w:hAnsi="Cambria Math" w:cs="Times New Roman"/>
                                <w:sz w:val="21"/>
                                <w:szCs w:val="21"/>
                              </w:rPr>
                              <m:t>2</m:t>
                            </m:r>
                          </m:sup>
                        </m:sSup>
                      </m:den>
                    </m:f>
                  </m:e>
                </m:d>
              </m:oMath>
            </m:oMathPara>
          </w:p>
        </w:tc>
        <w:tc>
          <w:tcPr>
            <w:tcW w:w="3787" w:type="dxa"/>
            <w:vMerge w:val="restart"/>
          </w:tcPr>
          <w:p w14:paraId="638B5C70" w14:textId="03DB6FC7" w:rsidR="0054746A" w:rsidRDefault="20309F15" w:rsidP="0054746A">
            <w:pPr>
              <w:spacing w:before="160"/>
              <w:ind w:left="187" w:hanging="144"/>
              <w:rPr>
                <w:rFonts w:ascii="Calibri" w:eastAsia="Calibri" w:hAnsi="Calibri" w:cs="Times New Roman"/>
                <w:sz w:val="21"/>
                <w:szCs w:val="21"/>
              </w:rPr>
            </w:pPr>
            <w:r w:rsidRPr="4EF53A7C">
              <w:rPr>
                <w:rFonts w:ascii="Calibri" w:eastAsia="Calibri" w:hAnsi="Calibri" w:cs="Calibri"/>
                <w:i/>
                <w:iCs/>
                <w:sz w:val="21"/>
                <w:szCs w:val="21"/>
              </w:rPr>
              <w:t>µ</w:t>
            </w:r>
            <w:r w:rsidRPr="4EF53A7C">
              <w:rPr>
                <w:rFonts w:ascii="Calibri" w:eastAsia="Calibri" w:hAnsi="Calibri" w:cs="Times New Roman"/>
                <w:sz w:val="21"/>
                <w:szCs w:val="21"/>
              </w:rPr>
              <w:t>: mean log catch rate.</w:t>
            </w:r>
          </w:p>
          <w:p w14:paraId="74661A23" w14:textId="77777777" w:rsidR="0054746A" w:rsidRDefault="0054746A" w:rsidP="0054746A">
            <w:pPr>
              <w:spacing w:before="40"/>
              <w:ind w:left="177" w:hanging="141"/>
              <w:rPr>
                <w:rFonts w:ascii="Calibri" w:eastAsia="Calibri" w:hAnsi="Calibri" w:cs="Times New Roman"/>
                <w:sz w:val="21"/>
                <w:szCs w:val="21"/>
              </w:rPr>
            </w:pPr>
            <w:r w:rsidRPr="007B6E59">
              <w:rPr>
                <w:rFonts w:ascii="Calibri" w:eastAsia="Calibri" w:hAnsi="Calibri" w:cs="Calibri"/>
                <w:i/>
                <w:iCs/>
                <w:sz w:val="21"/>
                <w:szCs w:val="21"/>
              </w:rPr>
              <w:t>σ</w:t>
            </w:r>
            <w:r>
              <w:rPr>
                <w:rFonts w:ascii="Calibri" w:eastAsia="Calibri" w:hAnsi="Calibri" w:cs="Times New Roman"/>
                <w:sz w:val="21"/>
                <w:szCs w:val="21"/>
              </w:rPr>
              <w:t xml:space="preserve">: log standard deviation. </w:t>
            </w:r>
          </w:p>
          <w:p w14:paraId="0C05AEAC" w14:textId="77777777" w:rsidR="0054746A" w:rsidRPr="003D46B4" w:rsidRDefault="0054746A" w:rsidP="0054746A">
            <w:pPr>
              <w:spacing w:before="40"/>
              <w:ind w:left="177" w:hanging="141"/>
              <w:rPr>
                <w:rFonts w:cstheme="minorHAnsi"/>
                <w:i/>
                <w:sz w:val="18"/>
                <w:szCs w:val="18"/>
              </w:rPr>
            </w:pPr>
          </w:p>
          <w:p w14:paraId="127B5EB0" w14:textId="4855CD92" w:rsidR="0054746A" w:rsidRPr="004C2605" w:rsidRDefault="0054746A" w:rsidP="0054746A">
            <w:pPr>
              <w:spacing w:before="40"/>
              <w:ind w:left="177" w:hanging="141"/>
              <w:rPr>
                <w:sz w:val="21"/>
                <w:szCs w:val="21"/>
              </w:rPr>
            </w:pPr>
            <w:r w:rsidRPr="004C2605">
              <w:rPr>
                <w:rFonts w:cstheme="minorHAnsi"/>
                <w:i/>
                <w:sz w:val="21"/>
                <w:szCs w:val="21"/>
              </w:rPr>
              <w:t>α</w:t>
            </w:r>
            <w:r w:rsidRPr="004C2605">
              <w:rPr>
                <w:sz w:val="21"/>
                <w:szCs w:val="21"/>
              </w:rPr>
              <w:t xml:space="preserve">: slope </w:t>
            </w:r>
            <w:r>
              <w:rPr>
                <w:sz w:val="21"/>
                <w:szCs w:val="21"/>
              </w:rPr>
              <w:t xml:space="preserve">(inverse logit space) </w:t>
            </w:r>
            <w:r>
              <w:rPr>
                <w:rFonts w:cstheme="minorHAnsi"/>
                <w:sz w:val="21"/>
                <w:szCs w:val="21"/>
              </w:rPr>
              <w:t>background</w:t>
            </w:r>
            <w:r w:rsidRPr="004C2605">
              <w:rPr>
                <w:rFonts w:cstheme="minorHAnsi"/>
                <w:sz w:val="21"/>
                <w:szCs w:val="21"/>
              </w:rPr>
              <w:t xml:space="preserve"> </w:t>
            </w:r>
            <w:r w:rsidRPr="004C2605">
              <w:rPr>
                <w:sz w:val="21"/>
                <w:szCs w:val="21"/>
              </w:rPr>
              <w:t>release rate with mean catch rate</w:t>
            </w:r>
            <w:ins w:id="69" w:author="Thomas Carruthers" w:date="2026-04-24T13:24:00Z" w16du:dateUtc="2026-04-24T20:24:00Z">
              <w:r w:rsidR="003542DC">
                <w:rPr>
                  <w:sz w:val="21"/>
                  <w:szCs w:val="21"/>
                </w:rPr>
                <w:t xml:space="preserve"> (estimated)</w:t>
              </w:r>
            </w:ins>
            <w:r w:rsidRPr="004C2605">
              <w:rPr>
                <w:sz w:val="21"/>
                <w:szCs w:val="21"/>
              </w:rPr>
              <w:t xml:space="preserve">. </w:t>
            </w:r>
          </w:p>
          <w:p w14:paraId="0F8E1241" w14:textId="3CCEB8BD" w:rsidR="0054746A" w:rsidRPr="004C2605" w:rsidRDefault="18F480FA" w:rsidP="2C8A4ABB">
            <w:pPr>
              <w:spacing w:before="40"/>
              <w:ind w:left="177" w:hanging="141"/>
              <w:rPr>
                <w:rFonts w:ascii="Calibri" w:eastAsia="Calibri" w:hAnsi="Calibri" w:cs="Calibri"/>
                <w:i/>
                <w:iCs/>
                <w:sz w:val="21"/>
                <w:szCs w:val="21"/>
              </w:rPr>
            </w:pPr>
            <w:r w:rsidRPr="2C8A4ABB">
              <w:rPr>
                <w:i/>
                <w:iCs/>
                <w:sz w:val="21"/>
                <w:szCs w:val="21"/>
              </w:rPr>
              <w:t>β</w:t>
            </w:r>
            <w:r w:rsidRPr="2C8A4ABB">
              <w:rPr>
                <w:sz w:val="21"/>
                <w:szCs w:val="21"/>
              </w:rPr>
              <w:t>: intercept (inverse logit space) of background release rate with catch rate (release rate near zero fish caught)</w:t>
            </w:r>
            <w:ins w:id="70" w:author="Thomas Carruthers" w:date="2026-04-24T13:24:00Z" w16du:dateUtc="2026-04-24T20:24:00Z">
              <w:r w:rsidR="003542DC">
                <w:rPr>
                  <w:sz w:val="21"/>
                  <w:szCs w:val="21"/>
                </w:rPr>
                <w:t xml:space="preserve"> (estimated)</w:t>
              </w:r>
            </w:ins>
            <w:r w:rsidRPr="2C8A4ABB">
              <w:rPr>
                <w:sz w:val="21"/>
                <w:szCs w:val="21"/>
              </w:rPr>
              <w:t>.</w:t>
            </w:r>
            <w:r w:rsidR="00C90321">
              <w:rPr>
                <w:sz w:val="21"/>
                <w:szCs w:val="21"/>
              </w:rPr>
              <w:t xml:space="preserve"> </w:t>
            </w:r>
          </w:p>
        </w:tc>
      </w:tr>
      <w:tr w:rsidR="0054746A" w:rsidRPr="004C2605" w14:paraId="3F9B6D12" w14:textId="77777777" w:rsidTr="00685315">
        <w:trPr>
          <w:trHeight w:val="300"/>
        </w:trPr>
        <w:tc>
          <w:tcPr>
            <w:tcW w:w="931" w:type="dxa"/>
            <w:vAlign w:val="center"/>
          </w:tcPr>
          <w:p w14:paraId="4F1E2FAA" w14:textId="623DD1F4" w:rsidR="0054746A" w:rsidRPr="004C2605" w:rsidRDefault="0054746A" w:rsidP="0054746A">
            <w:pPr>
              <w:spacing w:before="40" w:after="40"/>
              <w:rPr>
                <w:b/>
                <w:sz w:val="21"/>
                <w:szCs w:val="21"/>
              </w:rPr>
            </w:pPr>
            <w:r>
              <w:rPr>
                <w:sz w:val="21"/>
                <w:szCs w:val="21"/>
              </w:rPr>
              <w:t>LN</w:t>
            </w:r>
          </w:p>
        </w:tc>
        <w:tc>
          <w:tcPr>
            <w:tcW w:w="4359" w:type="dxa"/>
          </w:tcPr>
          <w:p w14:paraId="54176E17" w14:textId="78AC766C" w:rsidR="0054746A" w:rsidRDefault="0054746A" w:rsidP="0054746A">
            <w:pPr>
              <w:spacing w:before="60" w:afterLines="40" w:after="96"/>
              <w:rPr>
                <w:rFonts w:ascii="Cambria" w:eastAsia="Cambria" w:hAnsi="Cambria" w:cs="Times New Roman"/>
                <w:sz w:val="21"/>
                <w:szCs w:val="21"/>
              </w:rPr>
            </w:pPr>
            <m:oMathPara>
              <m:oMath>
                <m:r>
                  <w:rPr>
                    <w:rFonts w:ascii="Cambria Math" w:eastAsia="Calibri" w:hAnsi="Cambria Math" w:cs="Times New Roman"/>
                    <w:sz w:val="21"/>
                    <w:szCs w:val="21"/>
                  </w:rPr>
                  <m:t>V=0</m:t>
                </m:r>
              </m:oMath>
            </m:oMathPara>
          </w:p>
        </w:tc>
        <w:tc>
          <w:tcPr>
            <w:tcW w:w="3787" w:type="dxa"/>
            <w:vMerge/>
            <w:vAlign w:val="center"/>
          </w:tcPr>
          <w:p w14:paraId="21E74053" w14:textId="77777777" w:rsidR="0054746A" w:rsidRPr="004C2605" w:rsidRDefault="0054746A" w:rsidP="0054746A">
            <w:pPr>
              <w:spacing w:before="40"/>
              <w:ind w:left="177" w:hanging="141"/>
              <w:rPr>
                <w:rFonts w:ascii="Calibri" w:eastAsia="Calibri" w:hAnsi="Calibri" w:cs="Calibri"/>
                <w:i/>
                <w:sz w:val="21"/>
                <w:szCs w:val="21"/>
              </w:rPr>
            </w:pPr>
          </w:p>
        </w:tc>
      </w:tr>
      <w:tr w:rsidR="0054746A" w:rsidRPr="004C2605" w14:paraId="50D1A07E" w14:textId="77777777" w:rsidTr="00685315">
        <w:trPr>
          <w:trHeight w:val="300"/>
        </w:trPr>
        <w:tc>
          <w:tcPr>
            <w:tcW w:w="931" w:type="dxa"/>
            <w:vAlign w:val="center"/>
          </w:tcPr>
          <w:p w14:paraId="0B6C9116" w14:textId="0B4805F3" w:rsidR="0054746A" w:rsidRPr="004C2605" w:rsidRDefault="0054746A" w:rsidP="0054746A">
            <w:pPr>
              <w:spacing w:before="40" w:after="40"/>
              <w:rPr>
                <w:b/>
                <w:sz w:val="21"/>
                <w:szCs w:val="21"/>
              </w:rPr>
            </w:pPr>
            <w:r>
              <w:rPr>
                <w:sz w:val="21"/>
                <w:szCs w:val="21"/>
              </w:rPr>
              <w:t>LNV</w:t>
            </w:r>
          </w:p>
        </w:tc>
        <w:tc>
          <w:tcPr>
            <w:tcW w:w="4359" w:type="dxa"/>
          </w:tcPr>
          <w:p w14:paraId="5F06BD53" w14:textId="6518E05D" w:rsidR="0054746A" w:rsidRDefault="0054746A" w:rsidP="0054746A">
            <w:pPr>
              <w:spacing w:before="60" w:afterLines="40" w:after="96"/>
              <w:rPr>
                <w:rFonts w:ascii="Cambria" w:eastAsia="Cambria" w:hAnsi="Cambria" w:cs="Times New Roman"/>
                <w:sz w:val="21"/>
                <w:szCs w:val="21"/>
              </w:rPr>
            </w:pPr>
            <m:oMathPara>
              <m:oMath>
                <m:r>
                  <w:rPr>
                    <w:rFonts w:ascii="Cambria Math" w:eastAsia="Calibri" w:hAnsi="Cambria Math" w:cs="Times New Roman"/>
                    <w:sz w:val="21"/>
                    <w:szCs w:val="21"/>
                  </w:rPr>
                  <m:t xml:space="preserve">V= </m:t>
                </m:r>
                <m:sSub>
                  <m:sSubPr>
                    <m:ctrlPr>
                      <w:ins w:id="71" w:author="Thomas Carruthers" w:date="2026-04-27T08:28:00Z" w16du:dateUtc="2026-04-27T15:28:00Z">
                        <w:rPr>
                          <w:rFonts w:ascii="Cambria Math" w:eastAsia="Calibri" w:hAnsi="Cambria Math" w:cs="Times New Roman"/>
                          <w:i/>
                          <w:sz w:val="21"/>
                          <w:szCs w:val="21"/>
                        </w:rPr>
                      </w:ins>
                    </m:ctrlPr>
                  </m:sSubPr>
                  <m:e>
                    <m:r>
                      <w:rPr>
                        <w:rFonts w:ascii="Cambria Math" w:eastAsia="Calibri" w:hAnsi="Cambria Math" w:cs="Times New Roman"/>
                        <w:sz w:val="21"/>
                        <w:szCs w:val="21"/>
                      </w:rPr>
                      <m:t>V</m:t>
                    </m:r>
                  </m:e>
                  <m:sub>
                    <m:r>
                      <w:rPr>
                        <w:rFonts w:ascii="Cambria Math" w:eastAsia="Calibri" w:hAnsi="Cambria Math" w:cs="Times New Roman"/>
                        <w:sz w:val="21"/>
                        <w:szCs w:val="21"/>
                      </w:rPr>
                      <m:t>0</m:t>
                    </m:r>
                  </m:sub>
                </m:sSub>
              </m:oMath>
            </m:oMathPara>
          </w:p>
        </w:tc>
        <w:tc>
          <w:tcPr>
            <w:tcW w:w="3787" w:type="dxa"/>
            <w:vMerge/>
            <w:vAlign w:val="center"/>
          </w:tcPr>
          <w:p w14:paraId="209A0C2B" w14:textId="77777777" w:rsidR="0054746A" w:rsidRPr="004C2605" w:rsidRDefault="0054746A" w:rsidP="0054746A">
            <w:pPr>
              <w:spacing w:before="40"/>
              <w:ind w:left="177" w:hanging="141"/>
              <w:rPr>
                <w:rFonts w:ascii="Calibri" w:eastAsia="Calibri" w:hAnsi="Calibri" w:cs="Calibri"/>
                <w:i/>
                <w:sz w:val="21"/>
                <w:szCs w:val="21"/>
              </w:rPr>
            </w:pPr>
          </w:p>
        </w:tc>
      </w:tr>
      <w:tr w:rsidR="0054746A" w:rsidRPr="004C2605" w14:paraId="7215495E" w14:textId="77777777" w:rsidTr="00685315">
        <w:trPr>
          <w:trHeight w:val="300"/>
        </w:trPr>
        <w:tc>
          <w:tcPr>
            <w:tcW w:w="931" w:type="dxa"/>
            <w:vAlign w:val="center"/>
          </w:tcPr>
          <w:p w14:paraId="276354BA" w14:textId="40428BA5" w:rsidR="0054746A" w:rsidRPr="004C2605" w:rsidRDefault="0054746A" w:rsidP="0054746A">
            <w:pPr>
              <w:spacing w:before="40" w:after="40"/>
              <w:rPr>
                <w:b/>
                <w:sz w:val="21"/>
                <w:szCs w:val="21"/>
              </w:rPr>
            </w:pPr>
            <w:r>
              <w:rPr>
                <w:sz w:val="21"/>
                <w:szCs w:val="21"/>
              </w:rPr>
              <w:t>LNVS</w:t>
            </w:r>
          </w:p>
        </w:tc>
        <w:tc>
          <w:tcPr>
            <w:tcW w:w="4359" w:type="dxa"/>
          </w:tcPr>
          <w:p w14:paraId="28B62CED" w14:textId="39366264" w:rsidR="0054746A" w:rsidRDefault="00F57411" w:rsidP="0054746A">
            <w:pPr>
              <w:spacing w:before="60" w:afterLines="40" w:after="96"/>
              <w:rPr>
                <w:rFonts w:ascii="Cambria" w:eastAsia="Cambria" w:hAnsi="Cambria" w:cs="Times New Roman"/>
                <w:sz w:val="21"/>
                <w:szCs w:val="21"/>
              </w:rPr>
            </w:pPr>
            <m:oMathPara>
              <m:oMath>
                <m:r>
                  <w:rPr>
                    <w:rFonts w:ascii="Cambria Math" w:eastAsia="Calibri" w:hAnsi="Cambria Math" w:cs="Times New Roman"/>
                    <w:sz w:val="21"/>
                    <w:szCs w:val="21"/>
                  </w:rPr>
                  <m:t>V=</m:t>
                </m:r>
                <m:sSup>
                  <m:sSupPr>
                    <m:ctrlPr>
                      <w:ins w:id="72" w:author="Thomas Carruthers" w:date="2026-04-27T08:28:00Z" w16du:dateUtc="2026-04-27T15:28:00Z">
                        <w:rPr>
                          <w:rFonts w:ascii="Cambria Math" w:eastAsia="Calibri" w:hAnsi="Cambria Math" w:cs="Times New Roman"/>
                          <w:i/>
                          <w:sz w:val="21"/>
                          <w:szCs w:val="21"/>
                        </w:rPr>
                      </w:ins>
                    </m:ctrlPr>
                  </m:sSupPr>
                  <m:e>
                    <m:r>
                      <w:rPr>
                        <w:rFonts w:ascii="Cambria Math" w:eastAsia="Calibri" w:hAnsi="Cambria Math" w:cs="Times New Roman"/>
                        <w:sz w:val="21"/>
                        <w:szCs w:val="21"/>
                      </w:rPr>
                      <m:t>exp</m:t>
                    </m:r>
                  </m:e>
                  <m:sup>
                    <m:r>
                      <w:rPr>
                        <w:rFonts w:ascii="Cambria Math" w:eastAsia="Calibri" w:hAnsi="Cambria Math" w:cs="Times New Roman"/>
                        <w:sz w:val="21"/>
                        <w:szCs w:val="21"/>
                      </w:rPr>
                      <m:t>αμ-4</m:t>
                    </m:r>
                  </m:sup>
                </m:sSup>
                <m:r>
                  <w:rPr>
                    <w:rFonts w:ascii="Cambria Math" w:eastAsia="Calibri" w:hAnsi="Cambria Math" w:cs="Times New Roman"/>
                    <w:sz w:val="21"/>
                    <w:szCs w:val="21"/>
                  </w:rPr>
                  <m:t>/</m:t>
                </m:r>
                <m:d>
                  <m:dPr>
                    <m:ctrlPr>
                      <w:ins w:id="73" w:author="Thomas Carruthers" w:date="2026-04-27T08:28:00Z" w16du:dateUtc="2026-04-27T15:28:00Z">
                        <w:rPr>
                          <w:rFonts w:ascii="Cambria Math" w:eastAsia="Calibri" w:hAnsi="Cambria Math" w:cs="Times New Roman"/>
                          <w:i/>
                          <w:sz w:val="21"/>
                          <w:szCs w:val="21"/>
                        </w:rPr>
                      </w:ins>
                    </m:ctrlPr>
                  </m:dPr>
                  <m:e>
                    <m:r>
                      <w:rPr>
                        <w:rFonts w:ascii="Cambria Math" w:eastAsia="Calibri" w:hAnsi="Cambria Math" w:cs="Times New Roman"/>
                        <w:sz w:val="21"/>
                        <w:szCs w:val="21"/>
                      </w:rPr>
                      <m:t>1+</m:t>
                    </m:r>
                    <m:sSup>
                      <m:sSupPr>
                        <m:ctrlPr>
                          <w:ins w:id="74" w:author="Thomas Carruthers" w:date="2026-04-27T08:28:00Z" w16du:dateUtc="2026-04-27T15:28:00Z">
                            <w:rPr>
                              <w:rFonts w:ascii="Cambria Math" w:eastAsia="Calibri" w:hAnsi="Cambria Math" w:cs="Times New Roman"/>
                              <w:i/>
                              <w:sz w:val="21"/>
                              <w:szCs w:val="21"/>
                            </w:rPr>
                          </w:ins>
                        </m:ctrlPr>
                      </m:sSupPr>
                      <m:e>
                        <m:r>
                          <w:rPr>
                            <w:rFonts w:ascii="Cambria Math" w:eastAsia="Calibri" w:hAnsi="Cambria Math" w:cs="Times New Roman"/>
                            <w:sz w:val="21"/>
                            <w:szCs w:val="21"/>
                          </w:rPr>
                          <m:t>exp</m:t>
                        </m:r>
                      </m:e>
                      <m:sup>
                        <m:r>
                          <w:rPr>
                            <w:rFonts w:ascii="Cambria Math" w:eastAsia="Calibri" w:hAnsi="Cambria Math" w:cs="Times New Roman"/>
                            <w:sz w:val="21"/>
                            <w:szCs w:val="21"/>
                          </w:rPr>
                          <m:t>αμ-4</m:t>
                        </m:r>
                      </m:sup>
                    </m:sSup>
                  </m:e>
                </m:d>
              </m:oMath>
            </m:oMathPara>
          </w:p>
        </w:tc>
        <w:tc>
          <w:tcPr>
            <w:tcW w:w="3787" w:type="dxa"/>
            <w:vMerge/>
            <w:vAlign w:val="center"/>
          </w:tcPr>
          <w:p w14:paraId="6FE65344" w14:textId="77777777" w:rsidR="0054746A" w:rsidRPr="004C2605" w:rsidRDefault="0054746A" w:rsidP="0054746A">
            <w:pPr>
              <w:spacing w:before="40"/>
              <w:ind w:left="177" w:hanging="141"/>
              <w:rPr>
                <w:rFonts w:ascii="Calibri" w:eastAsia="Calibri" w:hAnsi="Calibri" w:cs="Calibri"/>
                <w:i/>
                <w:sz w:val="21"/>
                <w:szCs w:val="21"/>
              </w:rPr>
            </w:pPr>
          </w:p>
        </w:tc>
      </w:tr>
      <w:tr w:rsidR="0054746A" w:rsidRPr="004C2605" w14:paraId="76CEEF9C" w14:textId="77777777" w:rsidTr="00685315">
        <w:trPr>
          <w:trHeight w:val="300"/>
        </w:trPr>
        <w:tc>
          <w:tcPr>
            <w:tcW w:w="931" w:type="dxa"/>
            <w:vAlign w:val="center"/>
          </w:tcPr>
          <w:p w14:paraId="35AC8A1E" w14:textId="5467A100" w:rsidR="0054746A" w:rsidRPr="004C2605" w:rsidRDefault="0054746A" w:rsidP="0054746A">
            <w:pPr>
              <w:spacing w:before="40" w:after="40"/>
              <w:rPr>
                <w:b/>
                <w:sz w:val="21"/>
                <w:szCs w:val="21"/>
              </w:rPr>
            </w:pPr>
            <w:r>
              <w:rPr>
                <w:sz w:val="21"/>
                <w:szCs w:val="21"/>
              </w:rPr>
              <w:t>LNVSI</w:t>
            </w:r>
          </w:p>
        </w:tc>
        <w:tc>
          <w:tcPr>
            <w:tcW w:w="4359" w:type="dxa"/>
            <w:vAlign w:val="center"/>
          </w:tcPr>
          <w:p w14:paraId="373B7B30" w14:textId="1B5F56F1" w:rsidR="0054746A" w:rsidRDefault="00F57411" w:rsidP="0054746A">
            <w:pPr>
              <w:spacing w:before="60" w:afterLines="40" w:after="96"/>
              <w:jc w:val="center"/>
              <w:rPr>
                <w:rFonts w:ascii="Cambria" w:eastAsia="Cambria" w:hAnsi="Cambria" w:cs="Times New Roman"/>
                <w:sz w:val="21"/>
                <w:szCs w:val="21"/>
              </w:rPr>
            </w:pPr>
            <m:oMathPara>
              <m:oMath>
                <m:r>
                  <w:rPr>
                    <w:rFonts w:ascii="Cambria Math" w:eastAsia="Calibri" w:hAnsi="Cambria Math" w:cs="Times New Roman"/>
                    <w:sz w:val="21"/>
                    <w:szCs w:val="21"/>
                  </w:rPr>
                  <m:t>V=</m:t>
                </m:r>
                <m:sSup>
                  <m:sSupPr>
                    <m:ctrlPr>
                      <w:ins w:id="75" w:author="Thomas Carruthers" w:date="2026-04-27T08:28:00Z" w16du:dateUtc="2026-04-27T15:28:00Z">
                        <w:rPr>
                          <w:rFonts w:ascii="Cambria Math" w:eastAsia="Calibri" w:hAnsi="Cambria Math" w:cs="Times New Roman"/>
                          <w:i/>
                          <w:sz w:val="21"/>
                          <w:szCs w:val="21"/>
                        </w:rPr>
                      </w:ins>
                    </m:ctrlPr>
                  </m:sSupPr>
                  <m:e>
                    <m:r>
                      <w:rPr>
                        <w:rFonts w:ascii="Cambria Math" w:eastAsia="Calibri" w:hAnsi="Cambria Math" w:cs="Times New Roman"/>
                        <w:sz w:val="21"/>
                        <w:szCs w:val="21"/>
                      </w:rPr>
                      <m:t>exp</m:t>
                    </m:r>
                  </m:e>
                  <m:sup>
                    <m:r>
                      <w:rPr>
                        <w:rFonts w:ascii="Cambria Math" w:eastAsia="Calibri" w:hAnsi="Cambria Math" w:cs="Times New Roman"/>
                        <w:sz w:val="21"/>
                        <w:szCs w:val="21"/>
                      </w:rPr>
                      <m:t>αμ-β</m:t>
                    </m:r>
                  </m:sup>
                </m:sSup>
                <m:r>
                  <w:rPr>
                    <w:rFonts w:ascii="Cambria Math" w:eastAsia="Calibri" w:hAnsi="Cambria Math" w:cs="Times New Roman"/>
                    <w:sz w:val="21"/>
                    <w:szCs w:val="21"/>
                  </w:rPr>
                  <m:t>/</m:t>
                </m:r>
                <m:d>
                  <m:dPr>
                    <m:ctrlPr>
                      <w:ins w:id="76" w:author="Thomas Carruthers" w:date="2026-04-27T08:28:00Z" w16du:dateUtc="2026-04-27T15:28:00Z">
                        <w:rPr>
                          <w:rFonts w:ascii="Cambria Math" w:eastAsia="Calibri" w:hAnsi="Cambria Math" w:cs="Times New Roman"/>
                          <w:i/>
                          <w:sz w:val="21"/>
                          <w:szCs w:val="21"/>
                        </w:rPr>
                      </w:ins>
                    </m:ctrlPr>
                  </m:dPr>
                  <m:e>
                    <m:r>
                      <w:rPr>
                        <w:rFonts w:ascii="Cambria Math" w:eastAsia="Calibri" w:hAnsi="Cambria Math" w:cs="Times New Roman"/>
                        <w:sz w:val="21"/>
                        <w:szCs w:val="21"/>
                      </w:rPr>
                      <m:t>1+</m:t>
                    </m:r>
                    <m:sSup>
                      <m:sSupPr>
                        <m:ctrlPr>
                          <w:ins w:id="77" w:author="Thomas Carruthers" w:date="2026-04-27T08:28:00Z" w16du:dateUtc="2026-04-27T15:28:00Z">
                            <w:rPr>
                              <w:rFonts w:ascii="Cambria Math" w:eastAsia="Calibri" w:hAnsi="Cambria Math" w:cs="Times New Roman"/>
                              <w:i/>
                              <w:sz w:val="21"/>
                              <w:szCs w:val="21"/>
                            </w:rPr>
                          </w:ins>
                        </m:ctrlPr>
                      </m:sSupPr>
                      <m:e>
                        <m:r>
                          <w:rPr>
                            <w:rFonts w:ascii="Cambria Math" w:eastAsia="Calibri" w:hAnsi="Cambria Math" w:cs="Times New Roman"/>
                            <w:sz w:val="21"/>
                            <w:szCs w:val="21"/>
                          </w:rPr>
                          <m:t>exp</m:t>
                        </m:r>
                      </m:e>
                      <m:sup>
                        <m:r>
                          <w:rPr>
                            <w:rFonts w:ascii="Cambria Math" w:eastAsia="Calibri" w:hAnsi="Cambria Math" w:cs="Times New Roman"/>
                            <w:sz w:val="21"/>
                            <w:szCs w:val="21"/>
                          </w:rPr>
                          <m:t>αμ-β</m:t>
                        </m:r>
                      </m:sup>
                    </m:sSup>
                  </m:e>
                </m:d>
              </m:oMath>
            </m:oMathPara>
          </w:p>
        </w:tc>
        <w:tc>
          <w:tcPr>
            <w:tcW w:w="3787" w:type="dxa"/>
            <w:vMerge/>
            <w:vAlign w:val="center"/>
          </w:tcPr>
          <w:p w14:paraId="7FF1B58D" w14:textId="77777777" w:rsidR="0054746A" w:rsidRPr="004C2605" w:rsidRDefault="0054746A" w:rsidP="0054746A">
            <w:pPr>
              <w:spacing w:before="40"/>
              <w:ind w:left="177" w:hanging="141"/>
              <w:rPr>
                <w:rFonts w:ascii="Calibri" w:eastAsia="Calibri" w:hAnsi="Calibri" w:cs="Calibri"/>
                <w:i/>
                <w:sz w:val="21"/>
                <w:szCs w:val="21"/>
              </w:rPr>
            </w:pPr>
          </w:p>
        </w:tc>
      </w:tr>
      <w:tr w:rsidR="0054746A" w:rsidRPr="004C2605" w14:paraId="20914877" w14:textId="77777777" w:rsidTr="00685315">
        <w:trPr>
          <w:cantSplit/>
          <w:trHeight w:val="300"/>
        </w:trPr>
        <w:tc>
          <w:tcPr>
            <w:tcW w:w="9077" w:type="dxa"/>
            <w:gridSpan w:val="3"/>
            <w:vAlign w:val="center"/>
          </w:tcPr>
          <w:p w14:paraId="21143DBD" w14:textId="77777777" w:rsidR="0054746A" w:rsidRPr="004C2605" w:rsidRDefault="0054746A" w:rsidP="003C5F80">
            <w:pPr>
              <w:spacing w:before="40"/>
              <w:ind w:left="177" w:hanging="141"/>
              <w:rPr>
                <w:rFonts w:ascii="Calibri" w:eastAsia="Calibri" w:hAnsi="Calibri" w:cs="Calibri"/>
                <w:i/>
                <w:sz w:val="21"/>
                <w:szCs w:val="21"/>
              </w:rPr>
            </w:pPr>
          </w:p>
        </w:tc>
      </w:tr>
    </w:tbl>
    <w:p w14:paraId="49A23CA3" w14:textId="0A883286" w:rsidR="00B40F27" w:rsidRPr="007E2CD6" w:rsidRDefault="00B40F27">
      <w:pPr>
        <w:spacing w:line="480" w:lineRule="auto"/>
        <w:ind w:left="180"/>
        <w:rPr>
          <w:rFonts w:ascii="Times New Roman" w:hAnsi="Times New Roman" w:cs="Times New Roman"/>
          <w:sz w:val="24"/>
          <w:szCs w:val="24"/>
        </w:rPr>
      </w:pPr>
    </w:p>
    <w:p w14:paraId="5A5AF70F" w14:textId="77777777" w:rsidR="00B40F27" w:rsidRPr="007E2CD6" w:rsidRDefault="00B40F27">
      <w:pPr>
        <w:spacing w:line="480" w:lineRule="auto"/>
        <w:rPr>
          <w:rFonts w:ascii="Times New Roman" w:hAnsi="Times New Roman" w:cs="Times New Roman"/>
          <w:sz w:val="24"/>
          <w:szCs w:val="24"/>
        </w:rPr>
      </w:pPr>
    </w:p>
    <w:p w14:paraId="6EC4E36C" w14:textId="35E7AA65" w:rsidR="00B40F27"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Several of the models include both releases due to the bag limit (the proportion of the predicted catch rate distribution above the bag limit) and also releases due to either a constant or </w:t>
      </w:r>
      <w:r w:rsidR="00BD5FEB" w:rsidRPr="2E7551DE">
        <w:rPr>
          <w:rFonts w:ascii="Times New Roman" w:hAnsi="Times New Roman" w:cs="Times New Roman"/>
          <w:sz w:val="24"/>
          <w:szCs w:val="24"/>
          <w:lang w:val="en-US"/>
        </w:rPr>
        <w:t>variable</w:t>
      </w:r>
      <w:r w:rsidRPr="2E7551DE">
        <w:rPr>
          <w:rFonts w:ascii="Times New Roman" w:hAnsi="Times New Roman" w:cs="Times New Roman"/>
          <w:sz w:val="24"/>
          <w:szCs w:val="24"/>
          <w:lang w:val="en-US"/>
        </w:rPr>
        <w:t xml:space="preserve"> background rate of releases. For example, LNVS assumes a log-normal distribution of catch </w:t>
      </w:r>
      <w:r w:rsidRPr="2E7551DE">
        <w:rPr>
          <w:rFonts w:ascii="Times New Roman" w:hAnsi="Times New Roman" w:cs="Times New Roman"/>
          <w:sz w:val="24"/>
          <w:szCs w:val="24"/>
          <w:lang w:val="en-US"/>
        </w:rPr>
        <w:lastRenderedPageBreak/>
        <w:t xml:space="preserve">rates and a linearly increasing rate of background releases with mean observed catch rate (Figure </w:t>
      </w:r>
      <w:r w:rsidR="00B81E98" w:rsidRPr="2E7551DE">
        <w:rPr>
          <w:rFonts w:ascii="Times New Roman" w:hAnsi="Times New Roman" w:cs="Times New Roman"/>
          <w:sz w:val="24"/>
          <w:szCs w:val="24"/>
          <w:lang w:val="en-US"/>
        </w:rPr>
        <w:t>4</w:t>
      </w:r>
      <w:r w:rsidRPr="2E7551DE">
        <w:rPr>
          <w:rFonts w:ascii="Times New Roman" w:hAnsi="Times New Roman" w:cs="Times New Roman"/>
          <w:sz w:val="24"/>
          <w:szCs w:val="24"/>
          <w:lang w:val="en-US"/>
        </w:rPr>
        <w:t xml:space="preserve">). </w:t>
      </w:r>
    </w:p>
    <w:p w14:paraId="1255926F" w14:textId="77777777" w:rsidR="00B40F27" w:rsidRPr="007E2CD6" w:rsidRDefault="00B40F27">
      <w:pPr>
        <w:spacing w:line="480" w:lineRule="auto"/>
        <w:rPr>
          <w:rFonts w:ascii="Times New Roman" w:hAnsi="Times New Roman" w:cs="Times New Roman"/>
          <w:sz w:val="24"/>
          <w:szCs w:val="24"/>
        </w:rPr>
      </w:pPr>
    </w:p>
    <w:p w14:paraId="77DF6AE3" w14:textId="1D0595ED" w:rsidR="00B40F27" w:rsidRPr="007E2CD6" w:rsidRDefault="00F670C7">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556FCC" wp14:editId="57D994CA">
            <wp:extent cx="5381411" cy="3288640"/>
            <wp:effectExtent l="0" t="0" r="0" b="7620"/>
            <wp:docPr id="1726261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61415" name="Picture 17262614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92000" cy="3295111"/>
                    </a:xfrm>
                    <a:prstGeom prst="rect">
                      <a:avLst/>
                    </a:prstGeom>
                  </pic:spPr>
                </pic:pic>
              </a:graphicData>
            </a:graphic>
          </wp:inline>
        </w:drawing>
      </w:r>
    </w:p>
    <w:p w14:paraId="51147A01" w14:textId="0D9CEF22" w:rsidR="00B40F27"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Figure </w:t>
      </w:r>
      <w:r w:rsidR="00B81E98" w:rsidRPr="2E7551DE">
        <w:rPr>
          <w:rFonts w:ascii="Times New Roman" w:hAnsi="Times New Roman" w:cs="Times New Roman"/>
          <w:sz w:val="24"/>
          <w:szCs w:val="24"/>
          <w:lang w:val="en-US"/>
        </w:rPr>
        <w:t>4</w:t>
      </w:r>
      <w:r w:rsidRPr="2E7551DE">
        <w:rPr>
          <w:rFonts w:ascii="Times New Roman" w:hAnsi="Times New Roman" w:cs="Times New Roman"/>
          <w:sz w:val="24"/>
          <w:szCs w:val="24"/>
          <w:lang w:val="en-US"/>
        </w:rPr>
        <w:t xml:space="preserve">. Components of the log-normal bag limit model LNVS that includes a </w:t>
      </w:r>
      <w:r w:rsidR="0039117A" w:rsidRPr="2E7551DE">
        <w:rPr>
          <w:rFonts w:ascii="Times New Roman" w:hAnsi="Times New Roman" w:cs="Times New Roman"/>
          <w:sz w:val="24"/>
          <w:szCs w:val="24"/>
          <w:lang w:val="en-US"/>
        </w:rPr>
        <w:t xml:space="preserve">(log) </w:t>
      </w:r>
      <w:r w:rsidRPr="2E7551DE">
        <w:rPr>
          <w:rFonts w:ascii="Times New Roman" w:hAnsi="Times New Roman" w:cs="Times New Roman"/>
          <w:sz w:val="24"/>
          <w:szCs w:val="24"/>
          <w:lang w:val="en-US"/>
        </w:rPr>
        <w:t>linearly increasing background release rate (</w:t>
      </w:r>
      <w:r w:rsidRPr="2E7551DE">
        <w:rPr>
          <w:rFonts w:ascii="Times New Roman" w:hAnsi="Times New Roman" w:cs="Times New Roman"/>
          <w:i/>
          <w:iCs/>
          <w:sz w:val="24"/>
          <w:szCs w:val="24"/>
          <w:lang w:val="en-US"/>
        </w:rPr>
        <w:t>V</w:t>
      </w:r>
      <w:r w:rsidRPr="2E7551DE">
        <w:rPr>
          <w:rFonts w:ascii="Times New Roman" w:hAnsi="Times New Roman" w:cs="Times New Roman"/>
          <w:sz w:val="24"/>
          <w:szCs w:val="24"/>
          <w:lang w:val="en-US"/>
        </w:rPr>
        <w:t>), the fraction of fish that are retained (</w:t>
      </w:r>
      <w:r w:rsidRPr="2E7551DE">
        <w:rPr>
          <w:rFonts w:ascii="Times New Roman" w:hAnsi="Times New Roman" w:cs="Times New Roman"/>
          <w:i/>
          <w:iCs/>
          <w:sz w:val="24"/>
          <w:szCs w:val="24"/>
          <w:lang w:val="en-US"/>
        </w:rPr>
        <w:t>k</w:t>
      </w:r>
      <w:r w:rsidRPr="2E7551DE">
        <w:rPr>
          <w:rFonts w:ascii="Times New Roman" w:hAnsi="Times New Roman" w:cs="Times New Roman"/>
          <w:sz w:val="24"/>
          <w:szCs w:val="24"/>
          <w:lang w:val="en-US"/>
        </w:rPr>
        <w:t>, red) and the release rate (</w:t>
      </w:r>
      <w:r w:rsidRPr="2E7551DE">
        <w:rPr>
          <w:rFonts w:ascii="Times New Roman" w:hAnsi="Times New Roman" w:cs="Times New Roman"/>
          <w:i/>
          <w:iCs/>
          <w:sz w:val="24"/>
          <w:szCs w:val="24"/>
          <w:lang w:val="en-US"/>
        </w:rPr>
        <w:t>r</w:t>
      </w:r>
      <w:r w:rsidRPr="2E7551DE">
        <w:rPr>
          <w:rFonts w:ascii="Times New Roman" w:hAnsi="Times New Roman" w:cs="Times New Roman"/>
          <w:sz w:val="24"/>
          <w:szCs w:val="24"/>
          <w:lang w:val="en-US"/>
        </w:rPr>
        <w:t>, green</w:t>
      </w:r>
      <w:r w:rsidR="00626AC4" w:rsidRPr="2E7551DE">
        <w:rPr>
          <w:rFonts w:ascii="Times New Roman" w:hAnsi="Times New Roman" w:cs="Times New Roman"/>
          <w:sz w:val="24"/>
          <w:szCs w:val="24"/>
          <w:lang w:val="en-US"/>
        </w:rPr>
        <w:t>, 1-k</w:t>
      </w:r>
      <w:r w:rsidRPr="2E7551DE">
        <w:rPr>
          <w:rFonts w:ascii="Times New Roman" w:hAnsi="Times New Roman" w:cs="Times New Roman"/>
          <w:sz w:val="24"/>
          <w:szCs w:val="24"/>
          <w:lang w:val="en-US"/>
        </w:rPr>
        <w:t xml:space="preserve">). </w:t>
      </w:r>
      <w:ins w:id="78" w:author="Thomas Carruthers" w:date="2026-04-27T11:38:00Z" w16du:dateUtc="2026-04-27T18:38:00Z">
        <w:r w:rsidR="000E1A87">
          <w:rPr>
            <w:rFonts w:ascii="Times New Roman" w:hAnsi="Times New Roman" w:cs="Times New Roman"/>
            <w:sz w:val="24"/>
            <w:szCs w:val="24"/>
            <w:lang w:val="en-US"/>
          </w:rPr>
          <w:t>The lognormal distributions show the assumed distribution of trip-level ca</w:t>
        </w:r>
      </w:ins>
      <w:ins w:id="79" w:author="Thomas Carruthers" w:date="2026-04-27T11:39:00Z" w16du:dateUtc="2026-04-27T18:39:00Z">
        <w:r w:rsidR="000E1A87">
          <w:rPr>
            <w:rFonts w:ascii="Times New Roman" w:hAnsi="Times New Roman" w:cs="Times New Roman"/>
            <w:sz w:val="24"/>
            <w:szCs w:val="24"/>
            <w:lang w:val="en-US"/>
          </w:rPr>
          <w:t xml:space="preserve">tch rates after </w:t>
        </w:r>
      </w:ins>
      <w:ins w:id="80" w:author="Thomas Carruthers" w:date="2026-04-27T11:40:00Z" w16du:dateUtc="2026-04-27T18:40:00Z">
        <w:r w:rsidR="000E1A87">
          <w:rPr>
            <w:rFonts w:ascii="Times New Roman" w:hAnsi="Times New Roman" w:cs="Times New Roman"/>
            <w:sz w:val="24"/>
            <w:szCs w:val="24"/>
            <w:lang w:val="en-US"/>
          </w:rPr>
          <w:t>the</w:t>
        </w:r>
      </w:ins>
      <w:ins w:id="81" w:author="Thomas Carruthers" w:date="2026-04-27T11:39:00Z" w16du:dateUtc="2026-04-27T18:39:00Z">
        <w:r w:rsidR="000E1A87">
          <w:rPr>
            <w:rFonts w:ascii="Times New Roman" w:hAnsi="Times New Roman" w:cs="Times New Roman"/>
            <w:sz w:val="24"/>
            <w:szCs w:val="24"/>
            <w:lang w:val="en-US"/>
          </w:rPr>
          <w:t xml:space="preserve"> background level of voluntary releases. </w:t>
        </w:r>
      </w:ins>
      <w:r w:rsidR="00EA675C" w:rsidRPr="2E7551DE">
        <w:rPr>
          <w:rFonts w:ascii="Times New Roman" w:hAnsi="Times New Roman" w:cs="Times New Roman"/>
          <w:sz w:val="24"/>
          <w:szCs w:val="24"/>
          <w:lang w:val="en-US"/>
        </w:rPr>
        <w:t>The fraction of retained fish</w:t>
      </w:r>
      <w:r w:rsidR="00F670C7" w:rsidRPr="2E7551DE">
        <w:rPr>
          <w:rFonts w:ascii="Times New Roman" w:hAnsi="Times New Roman" w:cs="Times New Roman"/>
          <w:sz w:val="24"/>
          <w:szCs w:val="24"/>
          <w:lang w:val="en-US"/>
        </w:rPr>
        <w:t xml:space="preserve"> (</w:t>
      </w:r>
      <w:r w:rsidR="00F670C7" w:rsidRPr="2E7551DE">
        <w:rPr>
          <w:rFonts w:ascii="Times New Roman" w:hAnsi="Times New Roman" w:cs="Times New Roman"/>
          <w:i/>
          <w:iCs/>
          <w:sz w:val="24"/>
          <w:szCs w:val="24"/>
          <w:lang w:val="en-US"/>
        </w:rPr>
        <w:t>k</w:t>
      </w:r>
      <w:r w:rsidR="00F670C7" w:rsidRPr="2E7551DE">
        <w:rPr>
          <w:rFonts w:ascii="Times New Roman" w:hAnsi="Times New Roman" w:cs="Times New Roman"/>
          <w:sz w:val="24"/>
          <w:szCs w:val="24"/>
          <w:lang w:val="en-US"/>
        </w:rPr>
        <w:t>)</w:t>
      </w:r>
      <w:r w:rsidR="00EA675C" w:rsidRPr="2E7551DE">
        <w:rPr>
          <w:rFonts w:ascii="Times New Roman" w:hAnsi="Times New Roman" w:cs="Times New Roman"/>
          <w:sz w:val="24"/>
          <w:szCs w:val="24"/>
          <w:lang w:val="en-US"/>
        </w:rPr>
        <w:t xml:space="preserve"> is the sum of trips with retained catches below the bag</w:t>
      </w:r>
      <w:r w:rsidR="00F670C7" w:rsidRPr="2E7551DE">
        <w:rPr>
          <w:rFonts w:ascii="Times New Roman" w:hAnsi="Times New Roman" w:cs="Times New Roman"/>
          <w:sz w:val="24"/>
          <w:szCs w:val="24"/>
          <w:lang w:val="en-US"/>
        </w:rPr>
        <w:t xml:space="preserve"> </w:t>
      </w:r>
      <w:r w:rsidR="00EA675C" w:rsidRPr="2E7551DE">
        <w:rPr>
          <w:rFonts w:ascii="Times New Roman" w:hAnsi="Times New Roman" w:cs="Times New Roman"/>
          <w:sz w:val="24"/>
          <w:szCs w:val="24"/>
          <w:lang w:val="en-US"/>
        </w:rPr>
        <w:t xml:space="preserve">limit (B) (area of the lognormal density </w:t>
      </w:r>
      <w:r w:rsidR="00F670C7" w:rsidRPr="2E7551DE">
        <w:rPr>
          <w:rFonts w:ascii="Times New Roman" w:hAnsi="Times New Roman" w:cs="Times New Roman"/>
          <w:sz w:val="24"/>
          <w:szCs w:val="24"/>
          <w:lang w:val="en-US"/>
        </w:rPr>
        <w:t xml:space="preserve">distribution that is </w:t>
      </w:r>
      <w:r w:rsidR="00EA675C" w:rsidRPr="2E7551DE">
        <w:rPr>
          <w:rFonts w:ascii="Times New Roman" w:hAnsi="Times New Roman" w:cs="Times New Roman"/>
          <w:sz w:val="24"/>
          <w:szCs w:val="24"/>
          <w:lang w:val="en-US"/>
        </w:rPr>
        <w:t>shaded red)</w:t>
      </w:r>
      <w:ins w:id="82" w:author="Thomas Carruthers" w:date="2026-04-27T11:36:00Z" w16du:dateUtc="2026-04-27T18:36:00Z">
        <w:r w:rsidR="000E1A87">
          <w:rPr>
            <w:rFonts w:ascii="Times New Roman" w:hAnsi="Times New Roman" w:cs="Times New Roman"/>
            <w:sz w:val="24"/>
            <w:szCs w:val="24"/>
            <w:lang w:val="en-US"/>
          </w:rPr>
          <w:t xml:space="preserve">. </w:t>
        </w:r>
      </w:ins>
      <w:ins w:id="83" w:author="Thomas Carruthers" w:date="2026-04-27T11:38:00Z" w16du:dateUtc="2026-04-27T18:38:00Z">
        <w:r w:rsidR="000E1A87">
          <w:rPr>
            <w:rFonts w:ascii="Times New Roman" w:hAnsi="Times New Roman" w:cs="Times New Roman"/>
            <w:sz w:val="24"/>
            <w:szCs w:val="24"/>
            <w:lang w:val="en-US"/>
          </w:rPr>
          <w:t xml:space="preserve">For trips </w:t>
        </w:r>
      </w:ins>
      <w:ins w:id="84" w:author="Thomas Carruthers" w:date="2026-04-27T11:41:00Z" w16du:dateUtc="2026-04-27T18:41:00Z">
        <w:r w:rsidR="000E1A87">
          <w:rPr>
            <w:rFonts w:ascii="Times New Roman" w:hAnsi="Times New Roman" w:cs="Times New Roman"/>
            <w:sz w:val="24"/>
            <w:szCs w:val="24"/>
            <w:lang w:val="en-US"/>
          </w:rPr>
          <w:t>with retained catch rates above</w:t>
        </w:r>
      </w:ins>
      <w:ins w:id="85" w:author="Thomas Carruthers" w:date="2026-04-27T11:38:00Z" w16du:dateUtc="2026-04-27T18:38:00Z">
        <w:r w:rsidR="000E1A87">
          <w:rPr>
            <w:rFonts w:ascii="Times New Roman" w:hAnsi="Times New Roman" w:cs="Times New Roman"/>
            <w:sz w:val="24"/>
            <w:szCs w:val="24"/>
            <w:lang w:val="en-US"/>
          </w:rPr>
          <w:t xml:space="preserve"> the bag limit (grey area), </w:t>
        </w:r>
      </w:ins>
      <w:ins w:id="86" w:author="Thomas Carruthers" w:date="2026-04-27T11:41:00Z" w16du:dateUtc="2026-04-27T18:41:00Z">
        <w:r w:rsidR="000E1A87">
          <w:rPr>
            <w:rFonts w:ascii="Times New Roman" w:hAnsi="Times New Roman" w:cs="Times New Roman"/>
            <w:sz w:val="24"/>
            <w:szCs w:val="24"/>
            <w:lang w:val="en-US"/>
          </w:rPr>
          <w:t>these are constrained b</w:t>
        </w:r>
      </w:ins>
      <w:ins w:id="87" w:author="Thomas Carruthers" w:date="2026-04-27T11:42:00Z" w16du:dateUtc="2026-04-27T18:42:00Z">
        <w:r w:rsidR="000E1A87">
          <w:rPr>
            <w:rFonts w:ascii="Times New Roman" w:hAnsi="Times New Roman" w:cs="Times New Roman"/>
            <w:sz w:val="24"/>
            <w:szCs w:val="24"/>
            <w:lang w:val="en-US"/>
          </w:rPr>
          <w:t>y the bag limit and a fraction of those catches are retained (up to the bag limit) denoted by a red horizontal bar, the area of which is proportional t</w:t>
        </w:r>
      </w:ins>
      <w:ins w:id="88" w:author="Thomas Carruthers" w:date="2026-04-27T11:43:00Z" w16du:dateUtc="2026-04-27T18:43:00Z">
        <w:r w:rsidR="000E1A87">
          <w:rPr>
            <w:rFonts w:ascii="Times New Roman" w:hAnsi="Times New Roman" w:cs="Times New Roman"/>
            <w:sz w:val="24"/>
            <w:szCs w:val="24"/>
            <w:lang w:val="en-US"/>
          </w:rPr>
          <w:t>o this fraction</w:t>
        </w:r>
      </w:ins>
      <w:del w:id="89" w:author="Thomas Carruthers" w:date="2026-04-27T11:43:00Z" w16du:dateUtc="2026-04-27T18:43:00Z">
        <w:r w:rsidR="00EA675C" w:rsidRPr="2E7551DE" w:rsidDel="000E1A87">
          <w:rPr>
            <w:rFonts w:ascii="Times New Roman" w:hAnsi="Times New Roman" w:cs="Times New Roman"/>
            <w:sz w:val="24"/>
            <w:szCs w:val="24"/>
            <w:lang w:val="en-US"/>
          </w:rPr>
          <w:delText xml:space="preserve"> and </w:delText>
        </w:r>
        <w:r w:rsidR="00F670C7" w:rsidRPr="2E7551DE" w:rsidDel="000E1A87">
          <w:rPr>
            <w:rFonts w:ascii="Times New Roman" w:hAnsi="Times New Roman" w:cs="Times New Roman"/>
            <w:sz w:val="24"/>
            <w:szCs w:val="24"/>
            <w:lang w:val="en-US"/>
          </w:rPr>
          <w:delText xml:space="preserve">with retained catches above the bag </w:delText>
        </w:r>
        <w:r w:rsidR="00EA675C" w:rsidRPr="2E7551DE" w:rsidDel="000E1A87">
          <w:rPr>
            <w:rFonts w:ascii="Times New Roman" w:hAnsi="Times New Roman" w:cs="Times New Roman"/>
            <w:sz w:val="24"/>
            <w:szCs w:val="24"/>
            <w:lang w:val="en-US"/>
          </w:rPr>
          <w:delText xml:space="preserve">limit </w:delText>
        </w:r>
        <w:r w:rsidR="00CB7DD5" w:rsidRPr="2E7551DE" w:rsidDel="000E1A87">
          <w:rPr>
            <w:rFonts w:ascii="Times New Roman" w:hAnsi="Times New Roman" w:cs="Times New Roman"/>
            <w:sz w:val="24"/>
            <w:szCs w:val="24"/>
            <w:lang w:val="en-US"/>
          </w:rPr>
          <w:delText xml:space="preserve">that are now constrained to the bag limit </w:delText>
        </w:r>
        <w:r w:rsidR="00EA675C" w:rsidRPr="2E7551DE" w:rsidDel="000E1A87">
          <w:rPr>
            <w:rFonts w:ascii="Times New Roman" w:hAnsi="Times New Roman" w:cs="Times New Roman"/>
            <w:sz w:val="24"/>
            <w:szCs w:val="24"/>
            <w:lang w:val="en-US"/>
          </w:rPr>
          <w:delText xml:space="preserve">(represented by </w:delText>
        </w:r>
        <w:r w:rsidR="00F670C7" w:rsidRPr="2E7551DE" w:rsidDel="000E1A87">
          <w:rPr>
            <w:rFonts w:ascii="Times New Roman" w:hAnsi="Times New Roman" w:cs="Times New Roman"/>
            <w:sz w:val="24"/>
            <w:szCs w:val="24"/>
            <w:lang w:val="en-US"/>
          </w:rPr>
          <w:delText>red horizontal bar)</w:delText>
        </w:r>
        <w:r w:rsidR="003E6709" w:rsidRPr="2E7551DE" w:rsidDel="000E1A87">
          <w:rPr>
            <w:rFonts w:ascii="Times New Roman" w:hAnsi="Times New Roman" w:cs="Times New Roman"/>
            <w:sz w:val="24"/>
            <w:szCs w:val="24"/>
            <w:lang w:val="en-US"/>
          </w:rPr>
          <w:delText xml:space="preserve"> </w:delText>
        </w:r>
      </w:del>
      <w:r w:rsidR="003E6709" w:rsidRPr="2E7551DE">
        <w:rPr>
          <w:rFonts w:ascii="Times New Roman" w:hAnsi="Times New Roman" w:cs="Times New Roman"/>
          <w:sz w:val="24"/>
          <w:szCs w:val="24"/>
          <w:lang w:val="en-US"/>
        </w:rPr>
        <w:t xml:space="preserve">(see calculation of </w:t>
      </w:r>
      <w:r w:rsidR="003E6709" w:rsidRPr="2E7551DE">
        <w:rPr>
          <w:rFonts w:ascii="Times New Roman" w:hAnsi="Times New Roman" w:cs="Times New Roman"/>
          <w:i/>
          <w:iCs/>
          <w:sz w:val="24"/>
          <w:szCs w:val="24"/>
          <w:lang w:val="en-US"/>
        </w:rPr>
        <w:t>y</w:t>
      </w:r>
      <w:r w:rsidR="003E6709" w:rsidRPr="2E7551DE">
        <w:rPr>
          <w:rFonts w:ascii="Times New Roman" w:hAnsi="Times New Roman" w:cs="Times New Roman"/>
          <w:sz w:val="24"/>
          <w:szCs w:val="24"/>
          <w:lang w:val="en-US"/>
        </w:rPr>
        <w:t xml:space="preserve">, Table </w:t>
      </w:r>
      <w:r w:rsidR="00C52D4C">
        <w:rPr>
          <w:rFonts w:ascii="Times New Roman" w:hAnsi="Times New Roman" w:cs="Times New Roman"/>
          <w:sz w:val="24"/>
          <w:szCs w:val="24"/>
          <w:lang w:val="en-US"/>
        </w:rPr>
        <w:t>1</w:t>
      </w:r>
      <w:r w:rsidR="003E6709" w:rsidRPr="2E7551DE">
        <w:rPr>
          <w:rFonts w:ascii="Times New Roman" w:hAnsi="Times New Roman" w:cs="Times New Roman"/>
          <w:sz w:val="24"/>
          <w:szCs w:val="24"/>
          <w:lang w:val="en-US"/>
        </w:rPr>
        <w:t xml:space="preserve">). </w:t>
      </w:r>
    </w:p>
    <w:p w14:paraId="199955CD" w14:textId="77777777" w:rsidR="00B40F27" w:rsidRPr="007E2CD6" w:rsidRDefault="00B40F27">
      <w:pPr>
        <w:spacing w:line="480" w:lineRule="auto"/>
        <w:rPr>
          <w:rFonts w:ascii="Times New Roman" w:hAnsi="Times New Roman" w:cs="Times New Roman"/>
          <w:sz w:val="24"/>
          <w:szCs w:val="24"/>
        </w:rPr>
      </w:pPr>
    </w:p>
    <w:p w14:paraId="2A7D605B" w14:textId="5C7DD117" w:rsidR="00B40F27" w:rsidRDefault="005E1D00">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2.3. </w:t>
      </w:r>
      <w:r w:rsidR="004946ED" w:rsidRPr="007E2CD6">
        <w:rPr>
          <w:rFonts w:ascii="Times New Roman" w:hAnsi="Times New Roman" w:cs="Times New Roman"/>
          <w:b/>
          <w:i/>
          <w:sz w:val="24"/>
          <w:szCs w:val="24"/>
        </w:rPr>
        <w:t xml:space="preserve">Fitting </w:t>
      </w:r>
      <w:r>
        <w:rPr>
          <w:rFonts w:ascii="Times New Roman" w:hAnsi="Times New Roman" w:cs="Times New Roman"/>
          <w:b/>
          <w:i/>
          <w:sz w:val="24"/>
          <w:szCs w:val="24"/>
        </w:rPr>
        <w:t>B</w:t>
      </w:r>
      <w:r w:rsidR="004946ED" w:rsidRPr="007E2CD6">
        <w:rPr>
          <w:rFonts w:ascii="Times New Roman" w:hAnsi="Times New Roman" w:cs="Times New Roman"/>
          <w:b/>
          <w:i/>
          <w:sz w:val="24"/>
          <w:szCs w:val="24"/>
        </w:rPr>
        <w:t xml:space="preserve">ag </w:t>
      </w:r>
      <w:r>
        <w:rPr>
          <w:rFonts w:ascii="Times New Roman" w:hAnsi="Times New Roman" w:cs="Times New Roman"/>
          <w:b/>
          <w:i/>
          <w:sz w:val="24"/>
          <w:szCs w:val="24"/>
        </w:rPr>
        <w:t>L</w:t>
      </w:r>
      <w:r w:rsidR="004946ED" w:rsidRPr="007E2CD6">
        <w:rPr>
          <w:rFonts w:ascii="Times New Roman" w:hAnsi="Times New Roman" w:cs="Times New Roman"/>
          <w:b/>
          <w:i/>
          <w:sz w:val="24"/>
          <w:szCs w:val="24"/>
        </w:rPr>
        <w:t xml:space="preserve">imit </w:t>
      </w:r>
      <w:r>
        <w:rPr>
          <w:rFonts w:ascii="Times New Roman" w:hAnsi="Times New Roman" w:cs="Times New Roman"/>
          <w:b/>
          <w:i/>
          <w:sz w:val="24"/>
          <w:szCs w:val="24"/>
        </w:rPr>
        <w:t>M</w:t>
      </w:r>
      <w:r w:rsidR="004946ED" w:rsidRPr="007E2CD6">
        <w:rPr>
          <w:rFonts w:ascii="Times New Roman" w:hAnsi="Times New Roman" w:cs="Times New Roman"/>
          <w:b/>
          <w:i/>
          <w:sz w:val="24"/>
          <w:szCs w:val="24"/>
        </w:rPr>
        <w:t xml:space="preserve">odels to </w:t>
      </w:r>
      <w:r>
        <w:rPr>
          <w:rFonts w:ascii="Times New Roman" w:hAnsi="Times New Roman" w:cs="Times New Roman"/>
          <w:b/>
          <w:i/>
          <w:sz w:val="24"/>
          <w:szCs w:val="24"/>
        </w:rPr>
        <w:t>D</w:t>
      </w:r>
      <w:r w:rsidR="004946ED" w:rsidRPr="007E2CD6">
        <w:rPr>
          <w:rFonts w:ascii="Times New Roman" w:hAnsi="Times New Roman" w:cs="Times New Roman"/>
          <w:b/>
          <w:i/>
          <w:sz w:val="24"/>
          <w:szCs w:val="24"/>
        </w:rPr>
        <w:t>ata</w:t>
      </w:r>
    </w:p>
    <w:p w14:paraId="637888D6" w14:textId="77777777" w:rsidR="00CE12AA" w:rsidRPr="007E2CD6" w:rsidRDefault="00CE12AA">
      <w:pPr>
        <w:spacing w:line="480" w:lineRule="auto"/>
        <w:rPr>
          <w:rFonts w:ascii="Times New Roman" w:hAnsi="Times New Roman" w:cs="Times New Roman"/>
          <w:b/>
          <w:i/>
          <w:sz w:val="24"/>
          <w:szCs w:val="24"/>
        </w:rPr>
      </w:pPr>
    </w:p>
    <w:p w14:paraId="6D8F8059" w14:textId="5FA158DD" w:rsidR="00B40F27" w:rsidRPr="007E2CD6" w:rsidRDefault="66CAA848" w:rsidP="2E7551DE">
      <w:pPr>
        <w:spacing w:line="480" w:lineRule="auto"/>
        <w:rPr>
          <w:rFonts w:ascii="Times New Roman" w:hAnsi="Times New Roman" w:cs="Times New Roman"/>
          <w:sz w:val="24"/>
          <w:szCs w:val="24"/>
          <w:lang w:val="en-US"/>
        </w:rPr>
      </w:pPr>
      <w:r w:rsidRPr="2880E9FB">
        <w:rPr>
          <w:rFonts w:ascii="Times New Roman" w:hAnsi="Times New Roman" w:cs="Times New Roman"/>
          <w:sz w:val="24"/>
          <w:szCs w:val="24"/>
          <w:lang w:val="en-US"/>
        </w:rPr>
        <w:t xml:space="preserve">The bag limit models </w:t>
      </w:r>
      <w:r w:rsidR="576B638E" w:rsidRPr="2880E9FB">
        <w:rPr>
          <w:rFonts w:ascii="Times New Roman" w:hAnsi="Times New Roman" w:cs="Times New Roman"/>
          <w:sz w:val="24"/>
          <w:szCs w:val="24"/>
          <w:lang w:val="en-US"/>
        </w:rPr>
        <w:t>(</w:t>
      </w:r>
      <w:r w:rsidRPr="2880E9FB">
        <w:rPr>
          <w:rFonts w:ascii="Times New Roman" w:hAnsi="Times New Roman" w:cs="Times New Roman"/>
          <w:sz w:val="24"/>
          <w:szCs w:val="24"/>
          <w:lang w:val="en-US"/>
        </w:rPr>
        <w:t xml:space="preserve">Table </w:t>
      </w:r>
      <w:r w:rsidR="00C52D4C">
        <w:rPr>
          <w:rFonts w:ascii="Times New Roman" w:hAnsi="Times New Roman" w:cs="Times New Roman"/>
          <w:sz w:val="24"/>
          <w:szCs w:val="24"/>
          <w:lang w:val="en-US"/>
        </w:rPr>
        <w:t>1</w:t>
      </w:r>
      <w:r w:rsidR="576B638E" w:rsidRPr="2880E9FB">
        <w:rPr>
          <w:rFonts w:ascii="Times New Roman" w:hAnsi="Times New Roman" w:cs="Times New Roman"/>
          <w:sz w:val="24"/>
          <w:szCs w:val="24"/>
          <w:lang w:val="en-US"/>
        </w:rPr>
        <w:t>)</w:t>
      </w:r>
      <w:r w:rsidRPr="2880E9FB">
        <w:rPr>
          <w:rFonts w:ascii="Times New Roman" w:hAnsi="Times New Roman" w:cs="Times New Roman"/>
          <w:sz w:val="24"/>
          <w:szCs w:val="24"/>
          <w:lang w:val="en-US"/>
        </w:rPr>
        <w:t xml:space="preserve"> were fitted to</w:t>
      </w:r>
      <w:r w:rsidR="001C8B7F" w:rsidRPr="2880E9FB">
        <w:rPr>
          <w:rFonts w:ascii="Times New Roman" w:hAnsi="Times New Roman" w:cs="Times New Roman"/>
          <w:sz w:val="24"/>
          <w:szCs w:val="24"/>
          <w:lang w:val="en-US"/>
        </w:rPr>
        <w:t xml:space="preserve"> the </w:t>
      </w:r>
      <w:r w:rsidR="001003BB">
        <w:rPr>
          <w:rFonts w:ascii="Times New Roman" w:hAnsi="Times New Roman" w:cs="Times New Roman"/>
          <w:sz w:val="24"/>
          <w:szCs w:val="24"/>
          <w:lang w:val="en-US"/>
        </w:rPr>
        <w:t>H</w:t>
      </w:r>
      <w:r w:rsidR="001003BB" w:rsidRPr="2880E9FB">
        <w:rPr>
          <w:rFonts w:ascii="Times New Roman" w:hAnsi="Times New Roman" w:cs="Times New Roman"/>
          <w:sz w:val="24"/>
          <w:szCs w:val="24"/>
          <w:lang w:val="en-US"/>
        </w:rPr>
        <w:t xml:space="preserve">alibut </w:t>
      </w:r>
      <w:r w:rsidR="001C8B7F" w:rsidRPr="2880E9FB">
        <w:rPr>
          <w:rFonts w:ascii="Times New Roman" w:hAnsi="Times New Roman" w:cs="Times New Roman"/>
          <w:sz w:val="24"/>
          <w:szCs w:val="24"/>
          <w:lang w:val="en-US"/>
        </w:rPr>
        <w:t>logbook data of the</w:t>
      </w:r>
      <w:r w:rsidRPr="2880E9FB">
        <w:rPr>
          <w:rFonts w:ascii="Times New Roman" w:hAnsi="Times New Roman" w:cs="Times New Roman"/>
          <w:sz w:val="24"/>
          <w:szCs w:val="24"/>
          <w:lang w:val="en-US"/>
        </w:rPr>
        <w:t xml:space="preserve"> northern area to provide an initial indication of which models should be pursued more formally via statistical fitting and model selection</w:t>
      </w:r>
      <w:r w:rsidR="6A255EC3" w:rsidRPr="2880E9FB">
        <w:rPr>
          <w:rFonts w:ascii="Times New Roman" w:hAnsi="Times New Roman" w:cs="Times New Roman"/>
          <w:sz w:val="24"/>
          <w:szCs w:val="24"/>
          <w:lang w:val="en-US"/>
        </w:rPr>
        <w:t xml:space="preserve"> (Figure </w:t>
      </w:r>
      <w:r w:rsidR="1EB895D8" w:rsidRPr="2880E9FB">
        <w:rPr>
          <w:rFonts w:ascii="Times New Roman" w:hAnsi="Times New Roman" w:cs="Times New Roman"/>
          <w:sz w:val="24"/>
          <w:szCs w:val="24"/>
          <w:lang w:val="en-US"/>
        </w:rPr>
        <w:t>3</w:t>
      </w:r>
      <w:r w:rsidR="6A255EC3" w:rsidRPr="2880E9FB">
        <w:rPr>
          <w:rFonts w:ascii="Times New Roman" w:hAnsi="Times New Roman" w:cs="Times New Roman"/>
          <w:sz w:val="24"/>
          <w:szCs w:val="24"/>
          <w:lang w:val="en-US"/>
        </w:rPr>
        <w:t>)</w:t>
      </w:r>
      <w:r w:rsidRPr="2880E9FB">
        <w:rPr>
          <w:rFonts w:ascii="Times New Roman" w:hAnsi="Times New Roman" w:cs="Times New Roman"/>
          <w:sz w:val="24"/>
          <w:szCs w:val="24"/>
          <w:lang w:val="en-US"/>
        </w:rPr>
        <w:t xml:space="preserve">. </w:t>
      </w:r>
      <w:r w:rsidR="238015B5" w:rsidRPr="2880E9FB">
        <w:rPr>
          <w:rFonts w:ascii="Times New Roman" w:hAnsi="Times New Roman" w:cs="Times New Roman"/>
          <w:sz w:val="24"/>
          <w:szCs w:val="24"/>
          <w:lang w:val="en-US"/>
        </w:rPr>
        <w:t xml:space="preserve">The Poisson distribution </w:t>
      </w:r>
      <w:ins w:id="90" w:author="Thomas Carruthers" w:date="2026-04-24T12:02:00Z" w16du:dateUtc="2026-04-24T19:02:00Z">
        <w:r w:rsidR="00CB302F">
          <w:rPr>
            <w:rFonts w:ascii="Times New Roman" w:hAnsi="Times New Roman" w:cs="Times New Roman"/>
            <w:sz w:val="24"/>
            <w:szCs w:val="24"/>
            <w:lang w:val="en-US"/>
          </w:rPr>
          <w:t xml:space="preserve">(Pois) </w:t>
        </w:r>
      </w:ins>
      <w:r w:rsidR="238015B5" w:rsidRPr="2880E9FB">
        <w:rPr>
          <w:rFonts w:ascii="Times New Roman" w:hAnsi="Times New Roman" w:cs="Times New Roman"/>
          <w:sz w:val="24"/>
          <w:szCs w:val="24"/>
          <w:lang w:val="en-US"/>
        </w:rPr>
        <w:t>was generally too imprecise to capture observed gradients in release rate as catch rates increased</w:t>
      </w:r>
      <w:ins w:id="91" w:author="Thomas Carruthers" w:date="2026-04-24T12:01:00Z" w16du:dateUtc="2026-04-24T19:01:00Z">
        <w:r w:rsidR="00CB302F">
          <w:rPr>
            <w:rFonts w:ascii="Times New Roman" w:hAnsi="Times New Roman" w:cs="Times New Roman"/>
            <w:sz w:val="24"/>
            <w:szCs w:val="24"/>
            <w:lang w:val="en-US"/>
          </w:rPr>
          <w:t xml:space="preserve">, providing predicted </w:t>
        </w:r>
      </w:ins>
      <w:ins w:id="92" w:author="Thomas Carruthers" w:date="2026-04-24T12:02:00Z" w16du:dateUtc="2026-04-24T19:02:00Z">
        <w:r w:rsidR="00CB302F">
          <w:rPr>
            <w:rFonts w:ascii="Times New Roman" w:hAnsi="Times New Roman" w:cs="Times New Roman"/>
            <w:sz w:val="24"/>
            <w:szCs w:val="24"/>
            <w:lang w:val="en-US"/>
          </w:rPr>
          <w:t>release rates that were consistently below those observed (Figure 3)</w:t>
        </w:r>
      </w:ins>
      <w:r w:rsidR="238015B5" w:rsidRPr="2880E9FB">
        <w:rPr>
          <w:rFonts w:ascii="Times New Roman" w:hAnsi="Times New Roman" w:cs="Times New Roman"/>
          <w:sz w:val="24"/>
          <w:szCs w:val="24"/>
          <w:lang w:val="en-US"/>
        </w:rPr>
        <w:t>.</w:t>
      </w:r>
      <w:r w:rsidR="2B8D84AA" w:rsidRPr="2880E9FB">
        <w:rPr>
          <w:rFonts w:ascii="Times New Roman" w:hAnsi="Times New Roman" w:cs="Times New Roman"/>
          <w:sz w:val="24"/>
          <w:szCs w:val="24"/>
          <w:lang w:val="en-US"/>
        </w:rPr>
        <w:t xml:space="preserve"> </w:t>
      </w:r>
      <w:ins w:id="93" w:author="Thomas Carruthers" w:date="2026-04-24T12:02:00Z" w16du:dateUtc="2026-04-24T19:02:00Z">
        <w:r w:rsidR="00CB302F">
          <w:rPr>
            <w:rFonts w:ascii="Times New Roman" w:hAnsi="Times New Roman" w:cs="Times New Roman"/>
            <w:sz w:val="24"/>
            <w:szCs w:val="24"/>
            <w:lang w:val="en-US"/>
          </w:rPr>
          <w:t>When a background rate of releases was included (</w:t>
        </w:r>
        <w:proofErr w:type="spellStart"/>
        <w:r w:rsidR="00CB302F">
          <w:rPr>
            <w:rFonts w:ascii="Times New Roman" w:hAnsi="Times New Roman" w:cs="Times New Roman"/>
            <w:sz w:val="24"/>
            <w:szCs w:val="24"/>
            <w:lang w:val="en-US"/>
          </w:rPr>
          <w:t>PoisV</w:t>
        </w:r>
        <w:proofErr w:type="spellEnd"/>
        <w:r w:rsidR="00CB302F">
          <w:rPr>
            <w:rFonts w:ascii="Times New Roman" w:hAnsi="Times New Roman" w:cs="Times New Roman"/>
            <w:sz w:val="24"/>
            <w:szCs w:val="24"/>
            <w:lang w:val="en-US"/>
          </w:rPr>
          <w:t xml:space="preserve">), the best-fit of the model </w:t>
        </w:r>
      </w:ins>
      <w:ins w:id="94" w:author="Thomas Carruthers" w:date="2026-04-24T12:03:00Z" w16du:dateUtc="2026-04-24T19:03:00Z">
        <w:r w:rsidR="00CB302F">
          <w:rPr>
            <w:rFonts w:ascii="Times New Roman" w:hAnsi="Times New Roman" w:cs="Times New Roman"/>
            <w:sz w:val="24"/>
            <w:szCs w:val="24"/>
            <w:lang w:val="en-US"/>
          </w:rPr>
          <w:t xml:space="preserve">failed to approximate the positive trend in release rates with catch rate (Figure 3). </w:t>
        </w:r>
      </w:ins>
      <w:r w:rsidR="2B8D84AA" w:rsidRPr="2880E9FB">
        <w:rPr>
          <w:rFonts w:ascii="Times New Roman" w:hAnsi="Times New Roman" w:cs="Times New Roman"/>
          <w:sz w:val="24"/>
          <w:szCs w:val="24"/>
          <w:lang w:val="en-US"/>
        </w:rPr>
        <w:t xml:space="preserve">A background rate of release </w:t>
      </w:r>
      <w:ins w:id="95" w:author="Thomas Carruthers" w:date="2026-04-24T12:04:00Z" w16du:dateUtc="2026-04-24T19:04:00Z">
        <w:r w:rsidR="00CB302F">
          <w:rPr>
            <w:rFonts w:ascii="Times New Roman" w:hAnsi="Times New Roman" w:cs="Times New Roman"/>
            <w:sz w:val="24"/>
            <w:szCs w:val="24"/>
            <w:lang w:val="en-US"/>
          </w:rPr>
          <w:t xml:space="preserve">(V) </w:t>
        </w:r>
      </w:ins>
      <w:r w:rsidR="2B8D84AA" w:rsidRPr="2880E9FB">
        <w:rPr>
          <w:rFonts w:ascii="Times New Roman" w:hAnsi="Times New Roman" w:cs="Times New Roman"/>
          <w:sz w:val="24"/>
          <w:szCs w:val="24"/>
          <w:lang w:val="en-US"/>
        </w:rPr>
        <w:t xml:space="preserve">was </w:t>
      </w:r>
      <w:del w:id="96" w:author="Thomas Carruthers" w:date="2026-04-24T12:04:00Z" w16du:dateUtc="2026-04-24T19:04:00Z">
        <w:r w:rsidR="2B8D84AA" w:rsidRPr="2880E9FB" w:rsidDel="00CB302F">
          <w:rPr>
            <w:rFonts w:ascii="Times New Roman" w:hAnsi="Times New Roman" w:cs="Times New Roman"/>
            <w:sz w:val="24"/>
            <w:szCs w:val="24"/>
            <w:lang w:val="en-US"/>
          </w:rPr>
          <w:delText xml:space="preserve">also </w:delText>
        </w:r>
      </w:del>
      <w:r w:rsidR="2B8D84AA" w:rsidRPr="2880E9FB">
        <w:rPr>
          <w:rFonts w:ascii="Times New Roman" w:hAnsi="Times New Roman" w:cs="Times New Roman"/>
          <w:sz w:val="24"/>
          <w:szCs w:val="24"/>
          <w:lang w:val="en-US"/>
        </w:rPr>
        <w:t>necessary to capture positive release</w:t>
      </w:r>
      <w:r w:rsidR="001C8B7F" w:rsidRPr="2880E9FB">
        <w:rPr>
          <w:rFonts w:ascii="Times New Roman" w:hAnsi="Times New Roman" w:cs="Times New Roman"/>
          <w:sz w:val="24"/>
          <w:szCs w:val="24"/>
          <w:lang w:val="en-US"/>
        </w:rPr>
        <w:t xml:space="preserve"> rates</w:t>
      </w:r>
      <w:r w:rsidR="2B8D84AA" w:rsidRPr="2880E9FB">
        <w:rPr>
          <w:rFonts w:ascii="Times New Roman" w:hAnsi="Times New Roman" w:cs="Times New Roman"/>
          <w:sz w:val="24"/>
          <w:szCs w:val="24"/>
          <w:lang w:val="en-US"/>
        </w:rPr>
        <w:t xml:space="preserve"> as mean catch rates tended to zero, ruling out the lognormal model</w:t>
      </w:r>
      <w:r w:rsidR="001C8B7F" w:rsidRPr="2880E9FB">
        <w:rPr>
          <w:rFonts w:ascii="Times New Roman" w:hAnsi="Times New Roman" w:cs="Times New Roman"/>
          <w:sz w:val="24"/>
          <w:szCs w:val="24"/>
          <w:lang w:val="en-US"/>
        </w:rPr>
        <w:t xml:space="preserve"> without the modelling of background releases</w:t>
      </w:r>
      <w:r w:rsidR="2B8D84AA" w:rsidRPr="2880E9FB">
        <w:rPr>
          <w:rFonts w:ascii="Times New Roman" w:hAnsi="Times New Roman" w:cs="Times New Roman"/>
          <w:sz w:val="24"/>
          <w:szCs w:val="24"/>
          <w:lang w:val="en-US"/>
        </w:rPr>
        <w:t xml:space="preserve"> (LN). </w:t>
      </w:r>
    </w:p>
    <w:p w14:paraId="353BB8DD" w14:textId="77777777" w:rsidR="00B40F27" w:rsidRPr="007E2CD6" w:rsidRDefault="004946ED">
      <w:pPr>
        <w:spacing w:line="480" w:lineRule="auto"/>
        <w:rPr>
          <w:rFonts w:ascii="Times New Roman" w:hAnsi="Times New Roman" w:cs="Times New Roman"/>
          <w:sz w:val="24"/>
          <w:szCs w:val="24"/>
        </w:rPr>
      </w:pPr>
      <w:r w:rsidRPr="007E2CD6">
        <w:rPr>
          <w:rFonts w:ascii="Times New Roman" w:hAnsi="Times New Roman" w:cs="Times New Roman"/>
          <w:sz w:val="24"/>
          <w:szCs w:val="24"/>
        </w:rPr>
        <w:t xml:space="preserve"> </w:t>
      </w:r>
    </w:p>
    <w:p w14:paraId="599EBDB3" w14:textId="7CC5C8D3" w:rsidR="00B40F27" w:rsidRPr="007E2CD6" w:rsidRDefault="004946ED">
      <w:pPr>
        <w:spacing w:line="480" w:lineRule="auto"/>
        <w:rPr>
          <w:rFonts w:ascii="Times New Roman" w:hAnsi="Times New Roman" w:cs="Times New Roman"/>
          <w:b/>
          <w:sz w:val="24"/>
          <w:szCs w:val="24"/>
        </w:rPr>
      </w:pPr>
      <w:r w:rsidRPr="2E7551DE">
        <w:rPr>
          <w:rFonts w:ascii="Times New Roman" w:hAnsi="Times New Roman" w:cs="Times New Roman"/>
          <w:sz w:val="24"/>
          <w:szCs w:val="24"/>
          <w:lang w:val="en-US"/>
        </w:rPr>
        <w:t xml:space="preserve">Based on </w:t>
      </w:r>
      <w:r w:rsidR="00D1533D" w:rsidRPr="2E7551DE">
        <w:rPr>
          <w:rFonts w:ascii="Times New Roman" w:hAnsi="Times New Roman" w:cs="Times New Roman"/>
          <w:sz w:val="24"/>
          <w:szCs w:val="24"/>
          <w:lang w:val="en-US"/>
        </w:rPr>
        <w:t>these initial results</w:t>
      </w:r>
      <w:r w:rsidRPr="2E7551DE">
        <w:rPr>
          <w:rFonts w:ascii="Times New Roman" w:hAnsi="Times New Roman" w:cs="Times New Roman"/>
          <w:sz w:val="24"/>
          <w:szCs w:val="24"/>
          <w:lang w:val="en-US"/>
        </w:rPr>
        <w:t xml:space="preserve">, </w:t>
      </w:r>
      <w:r w:rsidR="008022D8" w:rsidRPr="2E7551DE">
        <w:rPr>
          <w:rFonts w:ascii="Times New Roman" w:hAnsi="Times New Roman" w:cs="Times New Roman"/>
          <w:sz w:val="24"/>
          <w:szCs w:val="24"/>
          <w:lang w:val="en-US"/>
        </w:rPr>
        <w:t>three</w:t>
      </w:r>
      <w:r w:rsidRPr="2E7551DE">
        <w:rPr>
          <w:rFonts w:ascii="Times New Roman" w:hAnsi="Times New Roman" w:cs="Times New Roman"/>
          <w:sz w:val="24"/>
          <w:szCs w:val="24"/>
          <w:lang w:val="en-US"/>
        </w:rPr>
        <w:t xml:space="preserve"> types of </w:t>
      </w:r>
      <w:r w:rsidR="008722D9">
        <w:rPr>
          <w:rFonts w:ascii="Times New Roman" w:hAnsi="Times New Roman" w:cs="Times New Roman"/>
          <w:sz w:val="24"/>
          <w:szCs w:val="24"/>
          <w:lang w:val="en-US"/>
        </w:rPr>
        <w:t>bag limit</w:t>
      </w:r>
      <w:r w:rsidRPr="2E7551DE">
        <w:rPr>
          <w:rFonts w:ascii="Times New Roman" w:hAnsi="Times New Roman" w:cs="Times New Roman"/>
          <w:sz w:val="24"/>
          <w:szCs w:val="24"/>
          <w:lang w:val="en-US"/>
        </w:rPr>
        <w:t xml:space="preserve"> models (LNV, LNVS, LNVSI, Table </w:t>
      </w:r>
      <w:r w:rsidR="00C52D4C">
        <w:rPr>
          <w:rFonts w:ascii="Times New Roman" w:hAnsi="Times New Roman" w:cs="Times New Roman"/>
          <w:sz w:val="24"/>
          <w:szCs w:val="24"/>
          <w:lang w:val="en-US"/>
        </w:rPr>
        <w:t>1</w:t>
      </w:r>
      <w:r w:rsidRPr="2E7551DE">
        <w:rPr>
          <w:rFonts w:ascii="Times New Roman" w:hAnsi="Times New Roman" w:cs="Times New Roman"/>
          <w:sz w:val="24"/>
          <w:szCs w:val="24"/>
          <w:lang w:val="en-US"/>
        </w:rPr>
        <w:t xml:space="preserve">) were fitted to </w:t>
      </w:r>
      <w:r w:rsidR="001003BB">
        <w:rPr>
          <w:rFonts w:ascii="Times New Roman" w:hAnsi="Times New Roman" w:cs="Times New Roman"/>
          <w:sz w:val="24"/>
          <w:szCs w:val="24"/>
          <w:lang w:val="en-US"/>
        </w:rPr>
        <w:t>H</w:t>
      </w:r>
      <w:r w:rsidR="001003BB" w:rsidRPr="2E7551DE">
        <w:rPr>
          <w:rFonts w:ascii="Times New Roman" w:hAnsi="Times New Roman" w:cs="Times New Roman"/>
          <w:sz w:val="24"/>
          <w:szCs w:val="24"/>
          <w:lang w:val="en-US"/>
        </w:rPr>
        <w:t xml:space="preserve">alibut </w:t>
      </w:r>
      <w:r w:rsidRPr="2E7551DE">
        <w:rPr>
          <w:rFonts w:ascii="Times New Roman" w:hAnsi="Times New Roman" w:cs="Times New Roman"/>
          <w:sz w:val="24"/>
          <w:szCs w:val="24"/>
          <w:lang w:val="en-US"/>
        </w:rPr>
        <w:t xml:space="preserve">and </w:t>
      </w:r>
      <w:r w:rsidR="001003BB">
        <w:rPr>
          <w:rFonts w:ascii="Times New Roman" w:hAnsi="Times New Roman" w:cs="Times New Roman"/>
          <w:sz w:val="24"/>
          <w:szCs w:val="24"/>
          <w:lang w:val="en-US"/>
        </w:rPr>
        <w:t>B</w:t>
      </w:r>
      <w:r w:rsidR="001003BB" w:rsidRPr="2E7551DE">
        <w:rPr>
          <w:rFonts w:ascii="Times New Roman" w:hAnsi="Times New Roman" w:cs="Times New Roman"/>
          <w:sz w:val="24"/>
          <w:szCs w:val="24"/>
          <w:lang w:val="en-US"/>
        </w:rPr>
        <w:t xml:space="preserve">lack </w:t>
      </w:r>
      <w:r w:rsidR="001003BB">
        <w:rPr>
          <w:rFonts w:ascii="Times New Roman" w:hAnsi="Times New Roman" w:cs="Times New Roman"/>
          <w:sz w:val="24"/>
          <w:szCs w:val="24"/>
          <w:lang w:val="en-US"/>
        </w:rPr>
        <w:t>R</w:t>
      </w:r>
      <w:r w:rsidR="001003BB" w:rsidRPr="2E7551DE">
        <w:rPr>
          <w:rFonts w:ascii="Times New Roman" w:hAnsi="Times New Roman" w:cs="Times New Roman"/>
          <w:sz w:val="24"/>
          <w:szCs w:val="24"/>
          <w:lang w:val="en-US"/>
        </w:rPr>
        <w:t xml:space="preserve">ockfish </w:t>
      </w:r>
      <w:r w:rsidRPr="2E7551DE">
        <w:rPr>
          <w:rFonts w:ascii="Times New Roman" w:hAnsi="Times New Roman" w:cs="Times New Roman"/>
          <w:sz w:val="24"/>
          <w:szCs w:val="24"/>
          <w:lang w:val="en-US"/>
        </w:rPr>
        <w:t xml:space="preserve">data by minimizing </w:t>
      </w:r>
      <w:r w:rsidR="0039117A" w:rsidRPr="2E7551DE">
        <w:rPr>
          <w:rFonts w:ascii="Times New Roman" w:hAnsi="Times New Roman" w:cs="Times New Roman"/>
          <w:sz w:val="24"/>
          <w:szCs w:val="24"/>
          <w:lang w:val="en-US"/>
        </w:rPr>
        <w:t>the</w:t>
      </w:r>
      <w:r w:rsidRPr="2E7551DE">
        <w:rPr>
          <w:rFonts w:ascii="Times New Roman" w:hAnsi="Times New Roman" w:cs="Times New Roman"/>
          <w:sz w:val="24"/>
          <w:szCs w:val="24"/>
          <w:lang w:val="en-US"/>
        </w:rPr>
        <w:t xml:space="preserve"> negative log likelihood (assuming a logistic-normal observation error model) of observed release rate given model predicted release rate. </w:t>
      </w:r>
      <w:ins w:id="97" w:author="Thomas Carruthers" w:date="2026-04-27T08:59:00Z" w16du:dateUtc="2026-04-27T15:59:00Z">
        <w:r w:rsidR="004A5B8C">
          <w:rPr>
            <w:rFonts w:ascii="Times New Roman" w:hAnsi="Times New Roman" w:cs="Times New Roman"/>
            <w:sz w:val="24"/>
            <w:szCs w:val="24"/>
            <w:lang w:val="en-US"/>
          </w:rPr>
          <w:t xml:space="preserve">The LNV and </w:t>
        </w:r>
      </w:ins>
      <w:ins w:id="98" w:author="Thomas Carruthers" w:date="2026-04-27T09:00:00Z" w16du:dateUtc="2026-04-27T16:00:00Z">
        <w:r w:rsidR="004A5B8C">
          <w:rPr>
            <w:rFonts w:ascii="Times New Roman" w:hAnsi="Times New Roman" w:cs="Times New Roman"/>
            <w:sz w:val="24"/>
            <w:szCs w:val="24"/>
            <w:lang w:val="en-US"/>
          </w:rPr>
          <w:t>LNVS models are special cases of the LNVSI model for which slope (</w:t>
        </w:r>
        <w:r w:rsidR="004A5B8C" w:rsidRPr="009635A7">
          <w:rPr>
            <w:rFonts w:ascii="Times New Roman" w:hAnsi="Times New Roman" w:cs="Times New Roman"/>
            <w:i/>
            <w:iCs/>
            <w:sz w:val="24"/>
            <w:szCs w:val="24"/>
            <w:lang w:val="en-US"/>
            <w:rPrChange w:id="99" w:author="Thomas Carruthers" w:date="2026-04-27T15:55:00Z" w16du:dateUtc="2026-04-27T22:55:00Z">
              <w:rPr>
                <w:rFonts w:ascii="Times New Roman" w:hAnsi="Times New Roman" w:cs="Times New Roman"/>
                <w:sz w:val="24"/>
                <w:szCs w:val="24"/>
                <w:lang w:val="en-US"/>
              </w:rPr>
            </w:rPrChange>
          </w:rPr>
          <w:t>α</w:t>
        </w:r>
      </w:ins>
      <w:ins w:id="100" w:author="Thomas Carruthers" w:date="2026-04-27T09:01:00Z" w16du:dateUtc="2026-04-27T16:01:00Z">
        <w:r w:rsidR="004A5B8C">
          <w:rPr>
            <w:rFonts w:ascii="Times New Roman" w:hAnsi="Times New Roman" w:cs="Times New Roman"/>
            <w:sz w:val="24"/>
            <w:szCs w:val="24"/>
            <w:lang w:val="en-US"/>
          </w:rPr>
          <w:t>: LNV</w:t>
        </w:r>
      </w:ins>
      <w:ins w:id="101" w:author="Thomas Carruthers" w:date="2026-04-27T09:00:00Z" w16du:dateUtc="2026-04-27T16:00:00Z">
        <w:r w:rsidR="004A5B8C">
          <w:rPr>
            <w:rFonts w:ascii="Times New Roman" w:hAnsi="Times New Roman" w:cs="Times New Roman"/>
            <w:sz w:val="24"/>
            <w:szCs w:val="24"/>
            <w:lang w:val="en-US"/>
          </w:rPr>
          <w:t>) and intercept (</w:t>
        </w:r>
      </w:ins>
      <w:ins w:id="102" w:author="Thomas Carruthers" w:date="2026-04-27T09:01:00Z" w16du:dateUtc="2026-04-27T16:01:00Z">
        <w:r w:rsidR="004A5B8C" w:rsidRPr="009635A7">
          <w:rPr>
            <w:rFonts w:ascii="Times New Roman" w:hAnsi="Times New Roman" w:cs="Times New Roman"/>
            <w:i/>
            <w:iCs/>
            <w:sz w:val="24"/>
            <w:szCs w:val="24"/>
            <w:lang w:val="en-US"/>
            <w:rPrChange w:id="103" w:author="Thomas Carruthers" w:date="2026-04-27T15:55:00Z" w16du:dateUtc="2026-04-27T22:55:00Z">
              <w:rPr>
                <w:rFonts w:ascii="Times New Roman" w:hAnsi="Times New Roman" w:cs="Times New Roman"/>
                <w:sz w:val="24"/>
                <w:szCs w:val="24"/>
                <w:lang w:val="en-US"/>
              </w:rPr>
            </w:rPrChange>
          </w:rPr>
          <w:t>β</w:t>
        </w:r>
        <w:r w:rsidR="004A5B8C">
          <w:rPr>
            <w:rFonts w:ascii="Times New Roman" w:hAnsi="Times New Roman" w:cs="Times New Roman"/>
            <w:sz w:val="24"/>
            <w:szCs w:val="24"/>
            <w:lang w:val="en-US"/>
          </w:rPr>
          <w:t>: LNV and LNVS) are fixed at the lowest values permitted by the estimation</w:t>
        </w:r>
      </w:ins>
      <w:ins w:id="104" w:author="Thomas Carruthers" w:date="2026-04-27T09:02:00Z" w16du:dateUtc="2026-04-27T16:02:00Z">
        <w:r w:rsidR="004A5B8C">
          <w:rPr>
            <w:rFonts w:ascii="Times New Roman" w:hAnsi="Times New Roman" w:cs="Times New Roman"/>
            <w:sz w:val="24"/>
            <w:szCs w:val="24"/>
            <w:lang w:val="en-US"/>
          </w:rPr>
          <w:t xml:space="preserve"> (close to zero). </w:t>
        </w:r>
      </w:ins>
      <w:r w:rsidRPr="2E7551DE">
        <w:rPr>
          <w:rFonts w:ascii="Times New Roman" w:hAnsi="Times New Roman" w:cs="Times New Roman"/>
          <w:sz w:val="24"/>
          <w:szCs w:val="24"/>
          <w:lang w:val="en-US"/>
        </w:rPr>
        <w:t xml:space="preserve">These fitted models were evaluated </w:t>
      </w:r>
      <w:ins w:id="105" w:author="Thomas Carruthers" w:date="2026-04-24T12:01:00Z" w16du:dateUtc="2026-04-24T19:01:00Z">
        <w:r w:rsidR="00CB302F">
          <w:rPr>
            <w:rFonts w:ascii="Times New Roman" w:hAnsi="Times New Roman" w:cs="Times New Roman"/>
            <w:sz w:val="24"/>
            <w:szCs w:val="24"/>
            <w:lang w:val="en-US"/>
          </w:rPr>
          <w:t xml:space="preserve">for </w:t>
        </w:r>
      </w:ins>
      <w:del w:id="106" w:author="Thomas Carruthers" w:date="2026-04-24T12:01:00Z" w16du:dateUtc="2026-04-24T19:01:00Z">
        <w:r w:rsidRPr="2E7551DE" w:rsidDel="00CB302F">
          <w:rPr>
            <w:rFonts w:ascii="Times New Roman" w:hAnsi="Times New Roman" w:cs="Times New Roman"/>
            <w:sz w:val="24"/>
            <w:szCs w:val="24"/>
            <w:lang w:val="en-US"/>
          </w:rPr>
          <w:delText xml:space="preserve">for patterns in residual error and </w:delText>
        </w:r>
      </w:del>
      <w:r w:rsidRPr="2E7551DE">
        <w:rPr>
          <w:rFonts w:ascii="Times New Roman" w:hAnsi="Times New Roman" w:cs="Times New Roman"/>
          <w:sz w:val="24"/>
          <w:szCs w:val="24"/>
          <w:lang w:val="en-US"/>
        </w:rPr>
        <w:t>overall fit to data</w:t>
      </w:r>
      <w:ins w:id="107" w:author="Thomas Carruthers" w:date="2026-04-24T11:59:00Z" w16du:dateUtc="2026-04-24T18:59:00Z">
        <w:r w:rsidR="00CB302F">
          <w:rPr>
            <w:rFonts w:ascii="Times New Roman" w:hAnsi="Times New Roman" w:cs="Times New Roman"/>
            <w:sz w:val="24"/>
            <w:szCs w:val="24"/>
            <w:lang w:val="en-US"/>
          </w:rPr>
          <w:t xml:space="preserve"> according the negative loglikelihood</w:t>
        </w:r>
      </w:ins>
      <w:r w:rsidRPr="2E7551DE">
        <w:rPr>
          <w:rFonts w:ascii="Times New Roman" w:hAnsi="Times New Roman" w:cs="Times New Roman"/>
          <w:sz w:val="24"/>
          <w:szCs w:val="24"/>
          <w:lang w:val="en-US"/>
        </w:rPr>
        <w:t>, to identify a</w:t>
      </w:r>
      <w:r w:rsidR="0074256D" w:rsidRPr="2E7551DE">
        <w:rPr>
          <w:rFonts w:ascii="Times New Roman" w:hAnsi="Times New Roman" w:cs="Times New Roman"/>
          <w:sz w:val="24"/>
          <w:szCs w:val="24"/>
          <w:lang w:val="en-US"/>
        </w:rPr>
        <w:t xml:space="preserve"> suitably flexible and</w:t>
      </w:r>
      <w:r w:rsidRPr="2E7551DE">
        <w:rPr>
          <w:rFonts w:ascii="Times New Roman" w:hAnsi="Times New Roman" w:cs="Times New Roman"/>
          <w:sz w:val="24"/>
          <w:szCs w:val="24"/>
          <w:lang w:val="en-US"/>
        </w:rPr>
        <w:t xml:space="preserve"> parsimonious model for incorporation in bag</w:t>
      </w:r>
      <w:r w:rsidR="00B81E98" w:rsidRPr="2E7551DE">
        <w:rPr>
          <w:rFonts w:ascii="Times New Roman" w:hAnsi="Times New Roman" w:cs="Times New Roman"/>
          <w:sz w:val="24"/>
          <w:szCs w:val="24"/>
          <w:lang w:val="en-US"/>
        </w:rPr>
        <w:t xml:space="preserve"> </w:t>
      </w:r>
      <w:r w:rsidRPr="2E7551DE">
        <w:rPr>
          <w:rFonts w:ascii="Times New Roman" w:hAnsi="Times New Roman" w:cs="Times New Roman"/>
          <w:sz w:val="24"/>
          <w:szCs w:val="24"/>
          <w:lang w:val="en-US"/>
        </w:rPr>
        <w:t xml:space="preserve">limit management procedures. </w:t>
      </w:r>
    </w:p>
    <w:p w14:paraId="70BABB41" w14:textId="77777777" w:rsidR="00B40F27" w:rsidRPr="007E2CD6" w:rsidRDefault="00B40F27">
      <w:pPr>
        <w:spacing w:line="480" w:lineRule="auto"/>
        <w:rPr>
          <w:rFonts w:ascii="Times New Roman" w:hAnsi="Times New Roman" w:cs="Times New Roman"/>
          <w:b/>
          <w:sz w:val="24"/>
          <w:szCs w:val="24"/>
        </w:rPr>
      </w:pPr>
    </w:p>
    <w:p w14:paraId="46AEA074" w14:textId="24DBDB70" w:rsidR="00B40F27" w:rsidRDefault="005E1D00">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2.4. </w:t>
      </w:r>
      <w:r w:rsidR="004946ED" w:rsidRPr="007E2CD6">
        <w:rPr>
          <w:rFonts w:ascii="Times New Roman" w:hAnsi="Times New Roman" w:cs="Times New Roman"/>
          <w:b/>
          <w:i/>
          <w:sz w:val="24"/>
          <w:szCs w:val="24"/>
        </w:rPr>
        <w:t xml:space="preserve">Operating </w:t>
      </w:r>
      <w:r>
        <w:rPr>
          <w:rFonts w:ascii="Times New Roman" w:hAnsi="Times New Roman" w:cs="Times New Roman"/>
          <w:b/>
          <w:i/>
          <w:sz w:val="24"/>
          <w:szCs w:val="24"/>
        </w:rPr>
        <w:t>M</w:t>
      </w:r>
      <w:r w:rsidR="004946ED" w:rsidRPr="007E2CD6">
        <w:rPr>
          <w:rFonts w:ascii="Times New Roman" w:hAnsi="Times New Roman" w:cs="Times New Roman"/>
          <w:b/>
          <w:i/>
          <w:sz w:val="24"/>
          <w:szCs w:val="24"/>
        </w:rPr>
        <w:t>odels</w:t>
      </w:r>
    </w:p>
    <w:p w14:paraId="0DDCBCA2" w14:textId="77777777" w:rsidR="00CE12AA" w:rsidRPr="007E2CD6" w:rsidRDefault="00CE12AA">
      <w:pPr>
        <w:spacing w:line="480" w:lineRule="auto"/>
        <w:rPr>
          <w:rFonts w:ascii="Times New Roman" w:hAnsi="Times New Roman" w:cs="Times New Roman"/>
          <w:b/>
          <w:i/>
          <w:sz w:val="24"/>
          <w:szCs w:val="24"/>
        </w:rPr>
      </w:pPr>
    </w:p>
    <w:p w14:paraId="63FC6E69" w14:textId="042DFC16" w:rsidR="00567EA4" w:rsidRDefault="6A255EC3" w:rsidP="2E7551DE">
      <w:pPr>
        <w:spacing w:line="480" w:lineRule="auto"/>
        <w:rPr>
          <w:rFonts w:ascii="Times New Roman" w:hAnsi="Times New Roman" w:cs="Times New Roman"/>
          <w:sz w:val="24"/>
          <w:szCs w:val="24"/>
          <w:lang w:val="en-US"/>
        </w:rPr>
      </w:pPr>
      <w:r w:rsidRPr="2880E9FB">
        <w:rPr>
          <w:rFonts w:ascii="Times New Roman" w:hAnsi="Times New Roman" w:cs="Times New Roman"/>
          <w:sz w:val="24"/>
          <w:szCs w:val="24"/>
          <w:lang w:val="en-US"/>
        </w:rPr>
        <w:lastRenderedPageBreak/>
        <w:t>Operating models were developed in the open-source MSE framework OpenMSE (Hordyk et al. 202</w:t>
      </w:r>
      <w:r w:rsidR="7FD5B14F" w:rsidRPr="2880E9FB">
        <w:rPr>
          <w:rFonts w:ascii="Times New Roman" w:hAnsi="Times New Roman" w:cs="Times New Roman"/>
          <w:sz w:val="24"/>
          <w:szCs w:val="24"/>
          <w:lang w:val="en-US"/>
        </w:rPr>
        <w:t>5</w:t>
      </w:r>
      <w:r w:rsidRPr="2880E9FB">
        <w:rPr>
          <w:rFonts w:ascii="Times New Roman" w:hAnsi="Times New Roman" w:cs="Times New Roman"/>
          <w:sz w:val="24"/>
          <w:szCs w:val="24"/>
          <w:lang w:val="en-US"/>
        </w:rPr>
        <w:t>)</w:t>
      </w:r>
      <w:r w:rsidR="00EA01C4">
        <w:rPr>
          <w:rFonts w:ascii="Times New Roman" w:hAnsi="Times New Roman" w:cs="Times New Roman"/>
          <w:sz w:val="24"/>
          <w:szCs w:val="24"/>
          <w:lang w:val="en-US"/>
        </w:rPr>
        <w:t>.</w:t>
      </w:r>
      <w:r w:rsidR="0012544A">
        <w:rPr>
          <w:rFonts w:ascii="Times New Roman" w:hAnsi="Times New Roman" w:cs="Times New Roman"/>
          <w:sz w:val="24"/>
          <w:szCs w:val="24"/>
          <w:lang w:val="en-US"/>
        </w:rPr>
        <w:t xml:space="preserve"> </w:t>
      </w:r>
      <w:r w:rsidRPr="2880E9FB">
        <w:rPr>
          <w:rFonts w:ascii="Times New Roman" w:hAnsi="Times New Roman" w:cs="Times New Roman"/>
          <w:sz w:val="24"/>
          <w:szCs w:val="24"/>
          <w:lang w:val="en-US"/>
        </w:rPr>
        <w:t xml:space="preserve">The most recent </w:t>
      </w:r>
      <w:r w:rsidR="00397791">
        <w:rPr>
          <w:rFonts w:ascii="Times New Roman" w:hAnsi="Times New Roman" w:cs="Times New Roman"/>
          <w:sz w:val="24"/>
          <w:szCs w:val="24"/>
          <w:lang w:val="en-US"/>
        </w:rPr>
        <w:t xml:space="preserve">stock </w:t>
      </w:r>
      <w:r w:rsidRPr="2880E9FB">
        <w:rPr>
          <w:rFonts w:ascii="Times New Roman" w:hAnsi="Times New Roman" w:cs="Times New Roman"/>
          <w:sz w:val="24"/>
          <w:szCs w:val="24"/>
          <w:lang w:val="en-US"/>
        </w:rPr>
        <w:t>assessment</w:t>
      </w:r>
      <w:r w:rsidR="00397791">
        <w:rPr>
          <w:rFonts w:ascii="Times New Roman" w:hAnsi="Times New Roman" w:cs="Times New Roman"/>
          <w:sz w:val="24"/>
          <w:szCs w:val="24"/>
          <w:lang w:val="en-US"/>
        </w:rPr>
        <w:t>s</w:t>
      </w:r>
      <w:r w:rsidRPr="2880E9FB">
        <w:rPr>
          <w:rFonts w:ascii="Times New Roman" w:hAnsi="Times New Roman" w:cs="Times New Roman"/>
          <w:sz w:val="24"/>
          <w:szCs w:val="24"/>
          <w:lang w:val="en-US"/>
        </w:rPr>
        <w:t xml:space="preserve"> for northern </w:t>
      </w:r>
      <w:r w:rsidR="001003BB">
        <w:rPr>
          <w:rFonts w:ascii="Times New Roman" w:hAnsi="Times New Roman" w:cs="Times New Roman"/>
          <w:sz w:val="24"/>
          <w:szCs w:val="24"/>
          <w:lang w:val="en-US"/>
        </w:rPr>
        <w:t>H</w:t>
      </w:r>
      <w:r w:rsidR="001003BB" w:rsidRPr="2880E9FB">
        <w:rPr>
          <w:rFonts w:ascii="Times New Roman" w:hAnsi="Times New Roman" w:cs="Times New Roman"/>
          <w:sz w:val="24"/>
          <w:szCs w:val="24"/>
          <w:lang w:val="en-US"/>
        </w:rPr>
        <w:t>alibut</w:t>
      </w:r>
      <w:r w:rsidR="001003BB">
        <w:rPr>
          <w:rFonts w:ascii="Times New Roman" w:hAnsi="Times New Roman" w:cs="Times New Roman"/>
          <w:sz w:val="24"/>
          <w:szCs w:val="24"/>
          <w:lang w:val="en-US"/>
        </w:rPr>
        <w:t xml:space="preserve"> </w:t>
      </w:r>
      <w:r w:rsidR="00CF00F9" w:rsidRPr="2880E9FB">
        <w:rPr>
          <w:rFonts w:ascii="Times New Roman" w:hAnsi="Times New Roman" w:cs="Times New Roman"/>
          <w:sz w:val="24"/>
          <w:szCs w:val="24"/>
          <w:lang w:val="en-US"/>
        </w:rPr>
        <w:t>(</w:t>
      </w:r>
      <w:del w:id="108" w:author="Thomas Carruthers" w:date="2026-04-24T12:43:00Z" w16du:dateUtc="2026-04-24T19:43:00Z">
        <w:r w:rsidR="00CF00F9" w:rsidRPr="2880E9FB" w:rsidDel="00B532FE">
          <w:rPr>
            <w:rFonts w:ascii="Times New Roman" w:hAnsi="Times New Roman" w:cs="Times New Roman"/>
            <w:sz w:val="24"/>
            <w:szCs w:val="24"/>
            <w:lang w:val="en-US"/>
          </w:rPr>
          <w:delText>K. Meyer pers. comm</w:delText>
        </w:r>
      </w:del>
      <w:ins w:id="109" w:author="Thomas Carruthers" w:date="2026-04-24T12:43:00Z" w16du:dateUtc="2026-04-24T19:43:00Z">
        <w:r w:rsidR="00B532FE">
          <w:rPr>
            <w:rFonts w:ascii="Times New Roman" w:hAnsi="Times New Roman" w:cs="Times New Roman"/>
            <w:sz w:val="24"/>
            <w:szCs w:val="24"/>
            <w:lang w:val="en-US"/>
          </w:rPr>
          <w:t>Coates et al. 2025</w:t>
        </w:r>
      </w:ins>
      <w:del w:id="110" w:author="Thomas Carruthers" w:date="2026-04-24T12:43:00Z" w16du:dateUtc="2026-04-24T19:43:00Z">
        <w:r w:rsidR="00CF00F9" w:rsidRPr="2880E9FB" w:rsidDel="00B532FE">
          <w:rPr>
            <w:rFonts w:ascii="Times New Roman" w:hAnsi="Times New Roman" w:cs="Times New Roman"/>
            <w:sz w:val="24"/>
            <w:szCs w:val="24"/>
            <w:lang w:val="en-US"/>
          </w:rPr>
          <w:delText>.</w:delText>
        </w:r>
      </w:del>
      <w:r w:rsidR="00CF00F9" w:rsidRPr="2880E9FB">
        <w:rPr>
          <w:rFonts w:ascii="Times New Roman" w:hAnsi="Times New Roman" w:cs="Times New Roman"/>
          <w:sz w:val="24"/>
          <w:szCs w:val="24"/>
          <w:lang w:val="en-US"/>
        </w:rPr>
        <w:t>)</w:t>
      </w:r>
      <w:r w:rsidRPr="2880E9FB">
        <w:rPr>
          <w:rFonts w:ascii="Times New Roman" w:hAnsi="Times New Roman" w:cs="Times New Roman"/>
          <w:sz w:val="24"/>
          <w:szCs w:val="24"/>
          <w:lang w:val="en-US"/>
        </w:rPr>
        <w:t xml:space="preserve"> and </w:t>
      </w:r>
      <w:r w:rsidR="008030DB">
        <w:rPr>
          <w:rFonts w:ascii="Times New Roman" w:hAnsi="Times New Roman" w:cs="Times New Roman"/>
          <w:sz w:val="24"/>
          <w:szCs w:val="24"/>
          <w:lang w:val="en-US"/>
        </w:rPr>
        <w:t>Black Rockfish</w:t>
      </w:r>
      <w:r w:rsidRPr="2880E9FB">
        <w:rPr>
          <w:rFonts w:ascii="Times New Roman" w:hAnsi="Times New Roman" w:cs="Times New Roman"/>
          <w:sz w:val="24"/>
          <w:szCs w:val="24"/>
          <w:lang w:val="en-US"/>
        </w:rPr>
        <w:t xml:space="preserve"> </w:t>
      </w:r>
      <w:r w:rsidR="00CF00F9" w:rsidRPr="2880E9FB">
        <w:rPr>
          <w:rFonts w:ascii="Times New Roman" w:hAnsi="Times New Roman" w:cs="Times New Roman"/>
          <w:sz w:val="24"/>
          <w:szCs w:val="24"/>
          <w:lang w:val="en-US"/>
        </w:rPr>
        <w:t>(Dick et al. 2023)</w:t>
      </w:r>
      <w:r w:rsidRPr="2880E9FB">
        <w:rPr>
          <w:rFonts w:ascii="Times New Roman" w:hAnsi="Times New Roman" w:cs="Times New Roman"/>
          <w:sz w:val="24"/>
          <w:szCs w:val="24"/>
          <w:lang w:val="en-US"/>
        </w:rPr>
        <w:t xml:space="preserve"> were converted into OpenMSE operating models (</w:t>
      </w:r>
      <w:ins w:id="111" w:author="Thomas Carruthers" w:date="2026-04-27T14:00:00Z" w16du:dateUtc="2026-04-27T21:00:00Z">
        <w:r w:rsidR="00530CDF">
          <w:rPr>
            <w:rFonts w:ascii="Times New Roman" w:hAnsi="Times New Roman" w:cs="Times New Roman"/>
            <w:sz w:val="24"/>
            <w:szCs w:val="24"/>
            <w:lang w:val="en-US"/>
          </w:rPr>
          <w:t xml:space="preserve">see </w:t>
        </w:r>
        <w:r w:rsidR="00530CDF" w:rsidRPr="2880E9FB">
          <w:rPr>
            <w:rFonts w:ascii="Times New Roman" w:hAnsi="Times New Roman" w:cs="Times New Roman"/>
            <w:sz w:val="24"/>
            <w:szCs w:val="24"/>
            <w:lang w:val="en-US"/>
          </w:rPr>
          <w:t>Figure 5</w:t>
        </w:r>
        <w:r w:rsidR="00530CDF">
          <w:rPr>
            <w:rFonts w:ascii="Times New Roman" w:hAnsi="Times New Roman" w:cs="Times New Roman"/>
            <w:sz w:val="24"/>
            <w:szCs w:val="24"/>
            <w:lang w:val="en-US"/>
          </w:rPr>
          <w:t xml:space="preserve"> for operating model reconstruction of spawning stock biomass and fishing mortality rate</w:t>
        </w:r>
      </w:ins>
      <w:del w:id="112" w:author="Thomas Carruthers" w:date="2026-04-27T14:00:00Z" w16du:dateUtc="2026-04-27T21:00:00Z">
        <w:r w:rsidRPr="2880E9FB" w:rsidDel="00530CDF">
          <w:rPr>
            <w:rFonts w:ascii="Times New Roman" w:hAnsi="Times New Roman" w:cs="Times New Roman"/>
            <w:sz w:val="24"/>
            <w:szCs w:val="24"/>
            <w:lang w:val="en-US"/>
          </w:rPr>
          <w:delText xml:space="preserve">Figure </w:delText>
        </w:r>
        <w:r w:rsidR="16C994E1" w:rsidRPr="2880E9FB" w:rsidDel="00530CDF">
          <w:rPr>
            <w:rFonts w:ascii="Times New Roman" w:hAnsi="Times New Roman" w:cs="Times New Roman"/>
            <w:sz w:val="24"/>
            <w:szCs w:val="24"/>
            <w:lang w:val="en-US"/>
          </w:rPr>
          <w:delText>5</w:delText>
        </w:r>
      </w:del>
      <w:r w:rsidRPr="2880E9FB">
        <w:rPr>
          <w:rFonts w:ascii="Times New Roman" w:hAnsi="Times New Roman" w:cs="Times New Roman"/>
          <w:sz w:val="24"/>
          <w:szCs w:val="24"/>
          <w:lang w:val="en-US"/>
        </w:rPr>
        <w:t xml:space="preserve">). </w:t>
      </w:r>
      <w:r w:rsidR="32769B77" w:rsidRPr="2880E9FB">
        <w:rPr>
          <w:rFonts w:ascii="Times New Roman" w:hAnsi="Times New Roman" w:cs="Times New Roman"/>
          <w:sz w:val="24"/>
          <w:szCs w:val="24"/>
          <w:lang w:val="en-US"/>
        </w:rPr>
        <w:t>Both were</w:t>
      </w:r>
      <w:r w:rsidR="5C9B6078" w:rsidRPr="2880E9FB">
        <w:rPr>
          <w:rFonts w:ascii="Times New Roman" w:hAnsi="Times New Roman" w:cs="Times New Roman"/>
          <w:sz w:val="24"/>
          <w:szCs w:val="24"/>
          <w:lang w:val="en-US"/>
        </w:rPr>
        <w:t xml:space="preserve"> age</w:t>
      </w:r>
      <w:r w:rsidR="001C8B7F" w:rsidRPr="2880E9FB">
        <w:rPr>
          <w:rFonts w:ascii="Times New Roman" w:hAnsi="Times New Roman" w:cs="Times New Roman"/>
          <w:sz w:val="24"/>
          <w:szCs w:val="24"/>
          <w:lang w:val="en-US"/>
        </w:rPr>
        <w:t>-</w:t>
      </w:r>
      <w:r w:rsidR="5C9B6078" w:rsidRPr="2880E9FB">
        <w:rPr>
          <w:rFonts w:ascii="Times New Roman" w:hAnsi="Times New Roman" w:cs="Times New Roman"/>
          <w:sz w:val="24"/>
          <w:szCs w:val="24"/>
          <w:lang w:val="en-US"/>
        </w:rPr>
        <w:t xml:space="preserve"> and sex-structured</w:t>
      </w:r>
      <w:r w:rsidRPr="2880E9FB">
        <w:rPr>
          <w:rFonts w:ascii="Times New Roman" w:hAnsi="Times New Roman" w:cs="Times New Roman"/>
          <w:sz w:val="24"/>
          <w:szCs w:val="24"/>
          <w:lang w:val="en-US"/>
        </w:rPr>
        <w:t xml:space="preserve"> Stock Synthesis (</w:t>
      </w:r>
      <w:r w:rsidR="75CAAD7A" w:rsidRPr="2880E9FB">
        <w:rPr>
          <w:rFonts w:ascii="Times New Roman" w:hAnsi="Times New Roman" w:cs="Times New Roman"/>
          <w:sz w:val="24"/>
          <w:szCs w:val="24"/>
          <w:lang w:val="en-US"/>
        </w:rPr>
        <w:t>Methot and Wetzel 2013</w:t>
      </w:r>
      <w:r w:rsidRPr="2880E9FB">
        <w:rPr>
          <w:rFonts w:ascii="Times New Roman" w:hAnsi="Times New Roman" w:cs="Times New Roman"/>
          <w:sz w:val="24"/>
          <w:szCs w:val="24"/>
          <w:lang w:val="en-US"/>
        </w:rPr>
        <w:t>) assessments fitted to catch, relative abundance indices and length</w:t>
      </w:r>
      <w:r w:rsidR="001C8B7F" w:rsidRPr="2880E9FB">
        <w:rPr>
          <w:rFonts w:ascii="Times New Roman" w:hAnsi="Times New Roman" w:cs="Times New Roman"/>
          <w:sz w:val="24"/>
          <w:szCs w:val="24"/>
          <w:lang w:val="en-US"/>
        </w:rPr>
        <w:t>-</w:t>
      </w:r>
      <w:r w:rsidRPr="2880E9FB">
        <w:rPr>
          <w:rFonts w:ascii="Times New Roman" w:hAnsi="Times New Roman" w:cs="Times New Roman"/>
          <w:sz w:val="24"/>
          <w:szCs w:val="24"/>
          <w:lang w:val="en-US"/>
        </w:rPr>
        <w:t xml:space="preserve"> </w:t>
      </w:r>
      <w:r w:rsidR="334EE997" w:rsidRPr="2880E9FB">
        <w:rPr>
          <w:rFonts w:ascii="Times New Roman" w:hAnsi="Times New Roman" w:cs="Times New Roman"/>
          <w:sz w:val="24"/>
          <w:szCs w:val="24"/>
          <w:lang w:val="en-US"/>
        </w:rPr>
        <w:t>and age</w:t>
      </w:r>
      <w:r w:rsidR="001C8B7F" w:rsidRPr="2880E9FB">
        <w:rPr>
          <w:rFonts w:ascii="Times New Roman" w:hAnsi="Times New Roman" w:cs="Times New Roman"/>
          <w:sz w:val="24"/>
          <w:szCs w:val="24"/>
          <w:lang w:val="en-US"/>
        </w:rPr>
        <w:t>-</w:t>
      </w:r>
      <w:r w:rsidR="334EE997" w:rsidRPr="2880E9FB">
        <w:rPr>
          <w:rFonts w:ascii="Times New Roman" w:hAnsi="Times New Roman" w:cs="Times New Roman"/>
          <w:sz w:val="24"/>
          <w:szCs w:val="24"/>
          <w:lang w:val="en-US"/>
        </w:rPr>
        <w:t xml:space="preserve"> </w:t>
      </w:r>
      <w:r w:rsidRPr="2880E9FB">
        <w:rPr>
          <w:rFonts w:ascii="Times New Roman" w:hAnsi="Times New Roman" w:cs="Times New Roman"/>
          <w:sz w:val="24"/>
          <w:szCs w:val="24"/>
          <w:lang w:val="en-US"/>
        </w:rPr>
        <w:t>composition data</w:t>
      </w:r>
      <w:r w:rsidR="00D26B82">
        <w:rPr>
          <w:rFonts w:ascii="Times New Roman" w:hAnsi="Times New Roman" w:cs="Times New Roman"/>
          <w:sz w:val="24"/>
          <w:szCs w:val="24"/>
          <w:lang w:val="en-US"/>
        </w:rPr>
        <w:t xml:space="preserve"> with multiple recreational and commercial fleets</w:t>
      </w:r>
      <w:r w:rsidR="5C9B6078" w:rsidRPr="2880E9FB">
        <w:rPr>
          <w:rFonts w:ascii="Times New Roman" w:hAnsi="Times New Roman" w:cs="Times New Roman"/>
          <w:sz w:val="24"/>
          <w:szCs w:val="24"/>
          <w:lang w:val="en-US"/>
        </w:rPr>
        <w:t xml:space="preserve">. </w:t>
      </w:r>
      <w:r w:rsidRPr="2880E9FB">
        <w:rPr>
          <w:rFonts w:ascii="Times New Roman" w:hAnsi="Times New Roman" w:cs="Times New Roman"/>
          <w:sz w:val="24"/>
          <w:szCs w:val="24"/>
          <w:lang w:val="en-US"/>
        </w:rPr>
        <w:t>The historical reconstruction of the stock and fishery in the operating model</w:t>
      </w:r>
      <w:r w:rsidR="00D85444">
        <w:rPr>
          <w:rFonts w:ascii="Times New Roman" w:hAnsi="Times New Roman" w:cs="Times New Roman"/>
          <w:sz w:val="24"/>
          <w:szCs w:val="24"/>
          <w:lang w:val="en-US"/>
        </w:rPr>
        <w:t>s</w:t>
      </w:r>
      <w:r w:rsidRPr="2880E9FB">
        <w:rPr>
          <w:rFonts w:ascii="Times New Roman" w:hAnsi="Times New Roman" w:cs="Times New Roman"/>
          <w:sz w:val="24"/>
          <w:szCs w:val="24"/>
          <w:lang w:val="en-US"/>
        </w:rPr>
        <w:t xml:space="preserve"> exactly matched the maximum likelihood estimate of the stock assessments. The ‘Base Case’ stock assessment for </w:t>
      </w:r>
      <w:r w:rsidR="001003BB">
        <w:rPr>
          <w:rFonts w:ascii="Times New Roman" w:hAnsi="Times New Roman" w:cs="Times New Roman"/>
          <w:sz w:val="24"/>
          <w:szCs w:val="24"/>
          <w:lang w:val="en-US"/>
        </w:rPr>
        <w:t>H</w:t>
      </w:r>
      <w:r w:rsidR="001003BB" w:rsidRPr="2880E9FB">
        <w:rPr>
          <w:rFonts w:ascii="Times New Roman" w:hAnsi="Times New Roman" w:cs="Times New Roman"/>
          <w:sz w:val="24"/>
          <w:szCs w:val="24"/>
          <w:lang w:val="en-US"/>
        </w:rPr>
        <w:t xml:space="preserve">alibut </w:t>
      </w:r>
      <w:r w:rsidRPr="2880E9FB">
        <w:rPr>
          <w:rFonts w:ascii="Times New Roman" w:hAnsi="Times New Roman" w:cs="Times New Roman"/>
          <w:sz w:val="24"/>
          <w:szCs w:val="24"/>
          <w:lang w:val="en-US"/>
        </w:rPr>
        <w:t xml:space="preserve">estimated a very healthy stock biomass in 2020 that was above equilibrium unfished conditions (Figure </w:t>
      </w:r>
      <w:r w:rsidR="16C994E1" w:rsidRPr="2880E9FB">
        <w:rPr>
          <w:rFonts w:ascii="Times New Roman" w:hAnsi="Times New Roman" w:cs="Times New Roman"/>
          <w:sz w:val="24"/>
          <w:szCs w:val="24"/>
          <w:lang w:val="en-US"/>
        </w:rPr>
        <w:t>5</w:t>
      </w:r>
      <w:r w:rsidRPr="2880E9FB">
        <w:rPr>
          <w:rFonts w:ascii="Times New Roman" w:hAnsi="Times New Roman" w:cs="Times New Roman"/>
          <w:sz w:val="24"/>
          <w:szCs w:val="24"/>
          <w:lang w:val="en-US"/>
        </w:rPr>
        <w:t>) largely due to the estimation of a very strong 2016 year class. Th</w:t>
      </w:r>
      <w:r w:rsidR="009C29F3">
        <w:rPr>
          <w:rFonts w:ascii="Times New Roman" w:hAnsi="Times New Roman" w:cs="Times New Roman"/>
          <w:sz w:val="24"/>
          <w:szCs w:val="24"/>
          <w:lang w:val="en-US"/>
        </w:rPr>
        <w:t>is</w:t>
      </w:r>
      <w:r w:rsidRPr="2880E9FB">
        <w:rPr>
          <w:rFonts w:ascii="Times New Roman" w:hAnsi="Times New Roman" w:cs="Times New Roman"/>
          <w:sz w:val="24"/>
          <w:szCs w:val="24"/>
          <w:lang w:val="en-US"/>
        </w:rPr>
        <w:t xml:space="preserve"> assessment did not pass peer-review</w:t>
      </w:r>
      <w:ins w:id="113" w:author="Thomas Carruthers" w:date="2026-04-24T12:43:00Z" w16du:dateUtc="2026-04-24T19:43:00Z">
        <w:r w:rsidR="00B532FE">
          <w:rPr>
            <w:rFonts w:ascii="Times New Roman" w:hAnsi="Times New Roman" w:cs="Times New Roman"/>
            <w:sz w:val="24"/>
            <w:szCs w:val="24"/>
            <w:lang w:val="en-US"/>
          </w:rPr>
          <w:t xml:space="preserve"> (Barnes et al. 2024)</w:t>
        </w:r>
      </w:ins>
      <w:r w:rsidRPr="2880E9FB">
        <w:rPr>
          <w:rFonts w:ascii="Times New Roman" w:hAnsi="Times New Roman" w:cs="Times New Roman"/>
          <w:sz w:val="24"/>
          <w:szCs w:val="24"/>
          <w:lang w:val="en-US"/>
        </w:rPr>
        <w:t xml:space="preserve"> as a suitable basis for providing management advice for </w:t>
      </w:r>
      <w:r w:rsidR="001003BB">
        <w:rPr>
          <w:rFonts w:ascii="Times New Roman" w:hAnsi="Times New Roman" w:cs="Times New Roman"/>
          <w:sz w:val="24"/>
          <w:szCs w:val="24"/>
          <w:lang w:val="en-US"/>
        </w:rPr>
        <w:t>H</w:t>
      </w:r>
      <w:r w:rsidR="001003BB" w:rsidRPr="2880E9FB">
        <w:rPr>
          <w:rFonts w:ascii="Times New Roman" w:hAnsi="Times New Roman" w:cs="Times New Roman"/>
          <w:sz w:val="24"/>
          <w:szCs w:val="24"/>
          <w:lang w:val="en-US"/>
        </w:rPr>
        <w:t xml:space="preserve">alibut </w:t>
      </w:r>
      <w:r w:rsidR="001C8B7F" w:rsidRPr="2880E9FB">
        <w:rPr>
          <w:rFonts w:ascii="Times New Roman" w:hAnsi="Times New Roman" w:cs="Times New Roman"/>
          <w:sz w:val="24"/>
          <w:szCs w:val="24"/>
          <w:lang w:val="en-US"/>
        </w:rPr>
        <w:t>in the northern area</w:t>
      </w:r>
      <w:r w:rsidRPr="2880E9FB">
        <w:rPr>
          <w:rFonts w:ascii="Times New Roman" w:hAnsi="Times New Roman" w:cs="Times New Roman"/>
          <w:sz w:val="24"/>
          <w:szCs w:val="24"/>
          <w:lang w:val="en-US"/>
        </w:rPr>
        <w:t xml:space="preserve">. However, the Base Case model does accurately represent key dynamics of northern </w:t>
      </w:r>
      <w:r w:rsidR="001003BB">
        <w:rPr>
          <w:rFonts w:ascii="Times New Roman" w:hAnsi="Times New Roman" w:cs="Times New Roman"/>
          <w:sz w:val="24"/>
          <w:szCs w:val="24"/>
          <w:lang w:val="en-US"/>
        </w:rPr>
        <w:t>H</w:t>
      </w:r>
      <w:r w:rsidR="001003BB" w:rsidRPr="2880E9FB">
        <w:rPr>
          <w:rFonts w:ascii="Times New Roman" w:hAnsi="Times New Roman" w:cs="Times New Roman"/>
          <w:sz w:val="24"/>
          <w:szCs w:val="24"/>
          <w:lang w:val="en-US"/>
        </w:rPr>
        <w:t xml:space="preserve">alibut </w:t>
      </w:r>
      <w:r w:rsidRPr="2880E9FB">
        <w:rPr>
          <w:rFonts w:ascii="Times New Roman" w:hAnsi="Times New Roman" w:cs="Times New Roman"/>
          <w:sz w:val="24"/>
          <w:szCs w:val="24"/>
          <w:lang w:val="en-US"/>
        </w:rPr>
        <w:t xml:space="preserve">for the purposes of investigating bag limits, such as longevity, somatic growth, recruitment variability and fishery selectivity. </w:t>
      </w:r>
    </w:p>
    <w:p w14:paraId="042AC57F" w14:textId="05E5133B" w:rsidR="00B40F27" w:rsidRPr="007E2CD6" w:rsidRDefault="00B40F27">
      <w:pPr>
        <w:spacing w:line="480" w:lineRule="auto"/>
        <w:rPr>
          <w:rFonts w:ascii="Times New Roman" w:hAnsi="Times New Roman" w:cs="Times New Roman"/>
          <w:sz w:val="24"/>
          <w:szCs w:val="24"/>
        </w:rPr>
      </w:pPr>
    </w:p>
    <w:p w14:paraId="26B552E2" w14:textId="77777777" w:rsidR="00BD5FEB" w:rsidRPr="007E2CD6" w:rsidRDefault="6A255EC3" w:rsidP="00BD5FEB">
      <w:pPr>
        <w:spacing w:line="480" w:lineRule="auto"/>
        <w:rPr>
          <w:rFonts w:ascii="Times New Roman" w:hAnsi="Times New Roman" w:cs="Times New Roman"/>
          <w:sz w:val="24"/>
          <w:szCs w:val="24"/>
        </w:rPr>
      </w:pPr>
      <w:r>
        <w:rPr>
          <w:noProof/>
        </w:rPr>
        <w:lastRenderedPageBreak/>
        <w:drawing>
          <wp:inline distT="0" distB="0" distL="0" distR="0" wp14:anchorId="554A0520" wp14:editId="1B55CF21">
            <wp:extent cx="4846060" cy="4100513"/>
            <wp:effectExtent l="0" t="0" r="0" b="0"/>
            <wp:docPr id="10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4846060" cy="4100513"/>
                    </a:xfrm>
                    <a:prstGeom prst="rect">
                      <a:avLst/>
                    </a:prstGeom>
                    <a:ln/>
                  </pic:spPr>
                </pic:pic>
              </a:graphicData>
            </a:graphic>
          </wp:inline>
        </w:drawing>
      </w:r>
    </w:p>
    <w:p w14:paraId="153960FA" w14:textId="22D3467E" w:rsidR="00BD5FEB" w:rsidRPr="007E2CD6" w:rsidRDefault="6A255EC3" w:rsidP="2E7551DE">
      <w:pPr>
        <w:spacing w:line="480" w:lineRule="auto"/>
        <w:rPr>
          <w:rFonts w:ascii="Times New Roman" w:hAnsi="Times New Roman" w:cs="Times New Roman"/>
          <w:sz w:val="24"/>
          <w:szCs w:val="24"/>
          <w:lang w:val="en-US"/>
        </w:rPr>
      </w:pPr>
      <w:r w:rsidRPr="2880E9FB">
        <w:rPr>
          <w:rFonts w:ascii="Times New Roman" w:hAnsi="Times New Roman" w:cs="Times New Roman"/>
          <w:sz w:val="24"/>
          <w:szCs w:val="24"/>
          <w:lang w:val="en-US"/>
        </w:rPr>
        <w:t xml:space="preserve">Figure </w:t>
      </w:r>
      <w:r w:rsidR="1EB895D8" w:rsidRPr="2880E9FB">
        <w:rPr>
          <w:rFonts w:ascii="Times New Roman" w:hAnsi="Times New Roman" w:cs="Times New Roman"/>
          <w:sz w:val="24"/>
          <w:szCs w:val="24"/>
          <w:lang w:val="en-US"/>
        </w:rPr>
        <w:t>5</w:t>
      </w:r>
      <w:r w:rsidRPr="2880E9FB">
        <w:rPr>
          <w:rFonts w:ascii="Times New Roman" w:hAnsi="Times New Roman" w:cs="Times New Roman"/>
          <w:sz w:val="24"/>
          <w:szCs w:val="24"/>
          <w:lang w:val="en-US"/>
        </w:rPr>
        <w:t xml:space="preserve">. Maximum likelihood estimates of historical exploitation rate and spawning stock biomass for </w:t>
      </w:r>
      <w:r w:rsidR="0BA13BA4" w:rsidRPr="2880E9FB">
        <w:rPr>
          <w:rFonts w:ascii="Times New Roman" w:hAnsi="Times New Roman" w:cs="Times New Roman"/>
          <w:sz w:val="24"/>
          <w:szCs w:val="24"/>
          <w:lang w:val="en-US"/>
        </w:rPr>
        <w:t>Halibut</w:t>
      </w:r>
      <w:r w:rsidRPr="2880E9FB">
        <w:rPr>
          <w:rFonts w:ascii="Times New Roman" w:hAnsi="Times New Roman" w:cs="Times New Roman"/>
          <w:sz w:val="24"/>
          <w:szCs w:val="24"/>
          <w:lang w:val="en-US"/>
        </w:rPr>
        <w:t xml:space="preserve"> and </w:t>
      </w:r>
      <w:r w:rsidR="0BA13BA4" w:rsidRPr="2880E9FB">
        <w:rPr>
          <w:rFonts w:ascii="Times New Roman" w:hAnsi="Times New Roman" w:cs="Times New Roman"/>
          <w:sz w:val="24"/>
          <w:szCs w:val="24"/>
          <w:lang w:val="en-US"/>
        </w:rPr>
        <w:t>Black</w:t>
      </w:r>
      <w:r w:rsidRPr="2880E9FB">
        <w:rPr>
          <w:rFonts w:ascii="Times New Roman" w:hAnsi="Times New Roman" w:cs="Times New Roman"/>
          <w:sz w:val="24"/>
          <w:szCs w:val="24"/>
          <w:lang w:val="en-US"/>
        </w:rPr>
        <w:t xml:space="preserve"> </w:t>
      </w:r>
      <w:r w:rsidR="0BA13BA4" w:rsidRPr="2880E9FB">
        <w:rPr>
          <w:rFonts w:ascii="Times New Roman" w:hAnsi="Times New Roman" w:cs="Times New Roman"/>
          <w:sz w:val="24"/>
          <w:szCs w:val="24"/>
          <w:lang w:val="en-US"/>
        </w:rPr>
        <w:t>Rockfish</w:t>
      </w:r>
      <w:r w:rsidRPr="2880E9FB">
        <w:rPr>
          <w:rFonts w:ascii="Times New Roman" w:hAnsi="Times New Roman" w:cs="Times New Roman"/>
          <w:sz w:val="24"/>
          <w:szCs w:val="24"/>
          <w:lang w:val="en-US"/>
        </w:rPr>
        <w:t xml:space="preserve"> in northern California originating from stock assessments for these species. </w:t>
      </w:r>
      <w:r w:rsidR="00820BF0">
        <w:rPr>
          <w:rFonts w:ascii="Times New Roman" w:hAnsi="Times New Roman" w:cs="Times New Roman"/>
          <w:sz w:val="24"/>
          <w:szCs w:val="24"/>
          <w:lang w:val="en-US"/>
        </w:rPr>
        <w:t>B</w:t>
      </w:r>
      <w:r w:rsidRPr="2880E9FB">
        <w:rPr>
          <w:rFonts w:ascii="Times New Roman" w:hAnsi="Times New Roman" w:cs="Times New Roman"/>
          <w:sz w:val="24"/>
          <w:szCs w:val="24"/>
          <w:lang w:val="en-US"/>
        </w:rPr>
        <w:t>lue lines represent the estimates of the stock assessments</w:t>
      </w:r>
      <w:r w:rsidR="00820BF0">
        <w:rPr>
          <w:rFonts w:ascii="Times New Roman" w:hAnsi="Times New Roman" w:cs="Times New Roman"/>
          <w:sz w:val="24"/>
          <w:szCs w:val="24"/>
          <w:lang w:val="en-US"/>
        </w:rPr>
        <w:t>. R</w:t>
      </w:r>
      <w:r w:rsidRPr="2880E9FB">
        <w:rPr>
          <w:rFonts w:ascii="Times New Roman" w:hAnsi="Times New Roman" w:cs="Times New Roman"/>
          <w:sz w:val="24"/>
          <w:szCs w:val="24"/>
          <w:lang w:val="en-US"/>
        </w:rPr>
        <w:t>ed line</w:t>
      </w:r>
      <w:r w:rsidR="00820BF0">
        <w:rPr>
          <w:rFonts w:ascii="Times New Roman" w:hAnsi="Times New Roman" w:cs="Times New Roman"/>
          <w:sz w:val="24"/>
          <w:szCs w:val="24"/>
          <w:lang w:val="en-US"/>
        </w:rPr>
        <w:t>s</w:t>
      </w:r>
      <w:r w:rsidR="00D522F3">
        <w:rPr>
          <w:rFonts w:ascii="Times New Roman" w:hAnsi="Times New Roman" w:cs="Times New Roman"/>
          <w:sz w:val="24"/>
          <w:szCs w:val="24"/>
          <w:lang w:val="en-US"/>
        </w:rPr>
        <w:t xml:space="preserve"> represent</w:t>
      </w:r>
      <w:r w:rsidRPr="2880E9FB">
        <w:rPr>
          <w:rFonts w:ascii="Times New Roman" w:hAnsi="Times New Roman" w:cs="Times New Roman"/>
          <w:sz w:val="24"/>
          <w:szCs w:val="24"/>
          <w:lang w:val="en-US"/>
        </w:rPr>
        <w:t xml:space="preserve"> </w:t>
      </w:r>
      <w:r w:rsidR="2B0DB6E1" w:rsidRPr="2880E9FB">
        <w:rPr>
          <w:rFonts w:ascii="Times New Roman" w:hAnsi="Times New Roman" w:cs="Times New Roman"/>
          <w:sz w:val="24"/>
          <w:szCs w:val="24"/>
          <w:lang w:val="en-US"/>
        </w:rPr>
        <w:t>D</w:t>
      </w:r>
      <w:r w:rsidRPr="2880E9FB">
        <w:rPr>
          <w:rFonts w:ascii="Times New Roman" w:hAnsi="Times New Roman" w:cs="Times New Roman"/>
          <w:sz w:val="24"/>
          <w:szCs w:val="24"/>
          <w:lang w:val="en-US"/>
        </w:rPr>
        <w:t xml:space="preserve">epleted </w:t>
      </w:r>
      <w:r w:rsidR="2B0DB6E1" w:rsidRPr="2880E9FB">
        <w:rPr>
          <w:rFonts w:ascii="Times New Roman" w:hAnsi="Times New Roman" w:cs="Times New Roman"/>
          <w:sz w:val="24"/>
          <w:szCs w:val="24"/>
          <w:lang w:val="en-US"/>
        </w:rPr>
        <w:t>operating model</w:t>
      </w:r>
      <w:r w:rsidR="00D522F3">
        <w:rPr>
          <w:rFonts w:ascii="Times New Roman" w:hAnsi="Times New Roman" w:cs="Times New Roman"/>
          <w:sz w:val="24"/>
          <w:szCs w:val="24"/>
          <w:lang w:val="en-US"/>
        </w:rPr>
        <w:t>s</w:t>
      </w:r>
      <w:r w:rsidRPr="2880E9FB">
        <w:rPr>
          <w:rFonts w:ascii="Times New Roman" w:hAnsi="Times New Roman" w:cs="Times New Roman"/>
          <w:sz w:val="24"/>
          <w:szCs w:val="24"/>
          <w:lang w:val="en-US"/>
        </w:rPr>
        <w:t xml:space="preserve"> where current</w:t>
      </w:r>
      <w:r w:rsidR="289EE2BF" w:rsidRPr="2880E9FB">
        <w:rPr>
          <w:rFonts w:ascii="Times New Roman" w:hAnsi="Times New Roman" w:cs="Times New Roman"/>
          <w:sz w:val="24"/>
          <w:szCs w:val="24"/>
          <w:lang w:val="en-US"/>
        </w:rPr>
        <w:t xml:space="preserve"> (2019)</w:t>
      </w:r>
      <w:r w:rsidRPr="2880E9FB">
        <w:rPr>
          <w:rFonts w:ascii="Times New Roman" w:hAnsi="Times New Roman" w:cs="Times New Roman"/>
          <w:sz w:val="24"/>
          <w:szCs w:val="24"/>
          <w:lang w:val="en-US"/>
        </w:rPr>
        <w:t xml:space="preserve"> spawning stock biomass is half that of the </w:t>
      </w:r>
      <w:r w:rsidR="2B0DB6E1" w:rsidRPr="2880E9FB">
        <w:rPr>
          <w:rFonts w:ascii="Times New Roman" w:hAnsi="Times New Roman" w:cs="Times New Roman"/>
          <w:sz w:val="24"/>
          <w:szCs w:val="24"/>
          <w:lang w:val="en-US"/>
        </w:rPr>
        <w:t xml:space="preserve">‘Base Case’ </w:t>
      </w:r>
      <w:r w:rsidRPr="2880E9FB">
        <w:rPr>
          <w:rFonts w:ascii="Times New Roman" w:hAnsi="Times New Roman" w:cs="Times New Roman"/>
          <w:sz w:val="24"/>
          <w:szCs w:val="24"/>
          <w:lang w:val="en-US"/>
        </w:rPr>
        <w:t xml:space="preserve">assessed level. </w:t>
      </w:r>
    </w:p>
    <w:p w14:paraId="77E752D4" w14:textId="77777777" w:rsidR="00B40F27" w:rsidRPr="007E2CD6" w:rsidRDefault="00B40F27">
      <w:pPr>
        <w:spacing w:line="480" w:lineRule="auto"/>
        <w:rPr>
          <w:rFonts w:ascii="Times New Roman" w:hAnsi="Times New Roman" w:cs="Times New Roman"/>
          <w:sz w:val="24"/>
          <w:szCs w:val="24"/>
        </w:rPr>
      </w:pPr>
    </w:p>
    <w:p w14:paraId="74B4435E" w14:textId="2AF3EF69" w:rsidR="00B40F27" w:rsidRPr="007E2CD6" w:rsidRDefault="004946ED" w:rsidP="00DA594D">
      <w:pPr>
        <w:spacing w:line="480" w:lineRule="auto"/>
        <w:rPr>
          <w:rFonts w:ascii="Times New Roman" w:hAnsi="Times New Roman" w:cs="Times New Roman"/>
          <w:sz w:val="24"/>
          <w:szCs w:val="24"/>
        </w:rPr>
      </w:pPr>
      <w:r w:rsidRPr="007E2CD6">
        <w:rPr>
          <w:rFonts w:ascii="Times New Roman" w:hAnsi="Times New Roman" w:cs="Times New Roman"/>
          <w:sz w:val="24"/>
          <w:szCs w:val="24"/>
        </w:rPr>
        <w:t xml:space="preserve">The </w:t>
      </w:r>
      <w:r w:rsidR="008030DB">
        <w:rPr>
          <w:rFonts w:ascii="Times New Roman" w:hAnsi="Times New Roman" w:cs="Times New Roman"/>
          <w:sz w:val="24"/>
          <w:szCs w:val="24"/>
        </w:rPr>
        <w:t>Black Rockfish</w:t>
      </w:r>
      <w:r w:rsidR="00681D96">
        <w:rPr>
          <w:rFonts w:ascii="Times New Roman" w:hAnsi="Times New Roman" w:cs="Times New Roman"/>
          <w:sz w:val="24"/>
          <w:szCs w:val="24"/>
        </w:rPr>
        <w:t xml:space="preserve"> </w:t>
      </w:r>
      <w:r w:rsidR="00BD5FEB" w:rsidRPr="007E2CD6">
        <w:rPr>
          <w:rFonts w:ascii="Times New Roman" w:hAnsi="Times New Roman" w:cs="Times New Roman"/>
          <w:sz w:val="24"/>
          <w:szCs w:val="24"/>
        </w:rPr>
        <w:t>B</w:t>
      </w:r>
      <w:r w:rsidRPr="007E2CD6">
        <w:rPr>
          <w:rFonts w:ascii="Times New Roman" w:hAnsi="Times New Roman" w:cs="Times New Roman"/>
          <w:sz w:val="24"/>
          <w:szCs w:val="24"/>
        </w:rPr>
        <w:t>ase</w:t>
      </w:r>
      <w:r w:rsidR="00BD5FEB" w:rsidRPr="007E2CD6">
        <w:rPr>
          <w:rFonts w:ascii="Times New Roman" w:hAnsi="Times New Roman" w:cs="Times New Roman"/>
          <w:sz w:val="24"/>
          <w:szCs w:val="24"/>
        </w:rPr>
        <w:t xml:space="preserve"> C</w:t>
      </w:r>
      <w:r w:rsidRPr="007E2CD6">
        <w:rPr>
          <w:rFonts w:ascii="Times New Roman" w:hAnsi="Times New Roman" w:cs="Times New Roman"/>
          <w:sz w:val="24"/>
          <w:szCs w:val="24"/>
        </w:rPr>
        <w:t>ase model</w:t>
      </w:r>
      <w:r w:rsidR="00681D96">
        <w:rPr>
          <w:rFonts w:ascii="Times New Roman" w:hAnsi="Times New Roman" w:cs="Times New Roman"/>
          <w:sz w:val="24"/>
          <w:szCs w:val="24"/>
        </w:rPr>
        <w:t>, which did pass peer review,</w:t>
      </w:r>
      <w:r w:rsidRPr="007E2CD6">
        <w:rPr>
          <w:rFonts w:ascii="Times New Roman" w:hAnsi="Times New Roman" w:cs="Times New Roman"/>
          <w:sz w:val="24"/>
          <w:szCs w:val="24"/>
        </w:rPr>
        <w:t xml:space="preserve"> estimates current stock status to be at around the spawning biomass target level of 40% </w:t>
      </w:r>
      <w:ins w:id="114" w:author="Thomas Carruthers" w:date="2026-04-27T14:05:00Z" w16du:dateUtc="2026-04-27T21:05:00Z">
        <w:r w:rsidR="000E729F">
          <w:rPr>
            <w:rFonts w:ascii="Times New Roman" w:hAnsi="Times New Roman" w:cs="Times New Roman"/>
            <w:sz w:val="24"/>
            <w:szCs w:val="24"/>
          </w:rPr>
          <w:t>of unfished levels</w:t>
        </w:r>
      </w:ins>
      <w:ins w:id="115" w:author="Thomas Carruthers" w:date="2026-04-27T14:06:00Z" w16du:dateUtc="2026-04-27T21:06:00Z">
        <w:r w:rsidR="000E729F">
          <w:rPr>
            <w:rFonts w:ascii="Times New Roman" w:hAnsi="Times New Roman" w:cs="Times New Roman"/>
            <w:sz w:val="24"/>
            <w:szCs w:val="24"/>
          </w:rPr>
          <w:t xml:space="preserve">, approximately </w:t>
        </w:r>
      </w:ins>
      <w:del w:id="116" w:author="Thomas Carruthers" w:date="2026-04-27T14:06:00Z" w16du:dateUtc="2026-04-27T21:06:00Z">
        <w:r w:rsidRPr="007E2CD6" w:rsidDel="000E729F">
          <w:rPr>
            <w:rFonts w:ascii="Times New Roman" w:hAnsi="Times New Roman" w:cs="Times New Roman"/>
            <w:sz w:val="24"/>
            <w:szCs w:val="24"/>
          </w:rPr>
          <w:delText>(</w:delText>
        </w:r>
      </w:del>
      <w:ins w:id="117" w:author="Thomas Carruthers" w:date="2026-04-27T14:05:00Z" w16du:dateUtc="2026-04-27T21:05:00Z">
        <w:r w:rsidR="000E729F">
          <w:rPr>
            <w:rFonts w:ascii="Times New Roman" w:hAnsi="Times New Roman" w:cs="Times New Roman"/>
            <w:sz w:val="24"/>
            <w:szCs w:val="24"/>
          </w:rPr>
          <w:t xml:space="preserve">150% </w:t>
        </w:r>
      </w:ins>
      <w:ins w:id="118" w:author="Thomas Carruthers" w:date="2026-04-27T14:06:00Z" w16du:dateUtc="2026-04-27T21:06:00Z">
        <w:r w:rsidR="000E729F">
          <w:rPr>
            <w:rFonts w:ascii="Times New Roman" w:hAnsi="Times New Roman" w:cs="Times New Roman"/>
            <w:sz w:val="24"/>
            <w:szCs w:val="24"/>
          </w:rPr>
          <w:t>of spawning biomass levels corresponding to maximum sustainable y</w:t>
        </w:r>
      </w:ins>
      <w:ins w:id="119" w:author="Thomas Carruthers" w:date="2026-04-27T14:07:00Z" w16du:dateUtc="2026-04-27T21:07:00Z">
        <w:r w:rsidR="000E729F">
          <w:rPr>
            <w:rFonts w:ascii="Times New Roman" w:hAnsi="Times New Roman" w:cs="Times New Roman"/>
            <w:sz w:val="24"/>
            <w:szCs w:val="24"/>
          </w:rPr>
          <w:t>ield (</w:t>
        </w:r>
      </w:ins>
      <w:ins w:id="120" w:author="Thomas Carruthers" w:date="2026-04-27T14:05:00Z" w16du:dateUtc="2026-04-27T21:05:00Z">
        <w:r w:rsidR="000E729F">
          <w:rPr>
            <w:rFonts w:ascii="Times New Roman" w:hAnsi="Times New Roman" w:cs="Times New Roman"/>
            <w:sz w:val="24"/>
            <w:szCs w:val="24"/>
          </w:rPr>
          <w:t>SSBMSY</w:t>
        </w:r>
      </w:ins>
      <w:ins w:id="121" w:author="Thomas Carruthers" w:date="2026-04-27T14:07:00Z" w16du:dateUtc="2026-04-27T21:07:00Z">
        <w:r w:rsidR="000E729F">
          <w:rPr>
            <w:rFonts w:ascii="Times New Roman" w:hAnsi="Times New Roman" w:cs="Times New Roman"/>
            <w:sz w:val="24"/>
            <w:szCs w:val="24"/>
          </w:rPr>
          <w:t>)</w:t>
        </w:r>
      </w:ins>
      <w:ins w:id="122" w:author="Thomas Carruthers" w:date="2026-04-27T14:05:00Z" w16du:dateUtc="2026-04-27T21:05:00Z">
        <w:r w:rsidR="000E729F">
          <w:rPr>
            <w:rFonts w:ascii="Times New Roman" w:hAnsi="Times New Roman" w:cs="Times New Roman"/>
            <w:sz w:val="24"/>
            <w:szCs w:val="24"/>
          </w:rPr>
          <w:t xml:space="preserve"> </w:t>
        </w:r>
      </w:ins>
      <w:ins w:id="123" w:author="Thomas Carruthers" w:date="2026-04-27T14:07:00Z" w16du:dateUtc="2026-04-27T21:07:00Z">
        <w:r w:rsidR="000E729F">
          <w:rPr>
            <w:rFonts w:ascii="Times New Roman" w:hAnsi="Times New Roman" w:cs="Times New Roman"/>
            <w:sz w:val="24"/>
            <w:szCs w:val="24"/>
          </w:rPr>
          <w:t>(</w:t>
        </w:r>
      </w:ins>
      <w:r w:rsidRPr="007E2CD6">
        <w:rPr>
          <w:rFonts w:ascii="Times New Roman" w:hAnsi="Times New Roman" w:cs="Times New Roman"/>
          <w:sz w:val="24"/>
          <w:szCs w:val="24"/>
        </w:rPr>
        <w:t xml:space="preserve">Figure </w:t>
      </w:r>
      <w:r w:rsidR="00FB38A8">
        <w:rPr>
          <w:rFonts w:ascii="Times New Roman" w:hAnsi="Times New Roman" w:cs="Times New Roman"/>
          <w:sz w:val="24"/>
          <w:szCs w:val="24"/>
        </w:rPr>
        <w:t>5</w:t>
      </w:r>
      <w:r w:rsidRPr="007E2CD6">
        <w:rPr>
          <w:rFonts w:ascii="Times New Roman" w:hAnsi="Times New Roman" w:cs="Times New Roman"/>
          <w:sz w:val="24"/>
          <w:szCs w:val="24"/>
        </w:rPr>
        <w:t xml:space="preserve">). </w:t>
      </w:r>
      <w:r w:rsidR="00F9326F">
        <w:rPr>
          <w:rFonts w:ascii="Times New Roman" w:hAnsi="Times New Roman" w:cs="Times New Roman"/>
          <w:sz w:val="24"/>
          <w:szCs w:val="24"/>
        </w:rPr>
        <w:t xml:space="preserve">For both species, </w:t>
      </w:r>
      <w:r w:rsidR="00295F55">
        <w:rPr>
          <w:rFonts w:ascii="Times New Roman" w:hAnsi="Times New Roman" w:cs="Times New Roman"/>
          <w:sz w:val="24"/>
          <w:szCs w:val="24"/>
        </w:rPr>
        <w:t>alternative (</w:t>
      </w:r>
      <w:r w:rsidR="00372F84">
        <w:rPr>
          <w:rFonts w:ascii="Times New Roman" w:hAnsi="Times New Roman" w:cs="Times New Roman"/>
          <w:sz w:val="24"/>
          <w:szCs w:val="24"/>
        </w:rPr>
        <w:t xml:space="preserve">Depleted) operating models were specified </w:t>
      </w:r>
      <w:r w:rsidR="005809CA">
        <w:rPr>
          <w:rFonts w:ascii="Times New Roman" w:hAnsi="Times New Roman" w:cs="Times New Roman"/>
          <w:sz w:val="24"/>
          <w:szCs w:val="24"/>
        </w:rPr>
        <w:t xml:space="preserve">with identical patterns in historical exploitation but with current stock depletion half of the Base Case </w:t>
      </w:r>
      <w:r w:rsidR="005809CA">
        <w:rPr>
          <w:rFonts w:ascii="Times New Roman" w:hAnsi="Times New Roman" w:cs="Times New Roman"/>
          <w:sz w:val="24"/>
          <w:szCs w:val="24"/>
        </w:rPr>
        <w:lastRenderedPageBreak/>
        <w:t>levels</w:t>
      </w:r>
      <w:del w:id="124" w:author="Thomas Carruthers" w:date="2026-04-27T14:07:00Z" w16du:dateUtc="2026-04-27T21:07:00Z">
        <w:r w:rsidR="005809CA" w:rsidDel="000E729F">
          <w:rPr>
            <w:rFonts w:ascii="Times New Roman" w:hAnsi="Times New Roman" w:cs="Times New Roman"/>
            <w:sz w:val="24"/>
            <w:szCs w:val="24"/>
          </w:rPr>
          <w:delText xml:space="preserve">, closer to maximum sustainable yield </w:delText>
        </w:r>
        <w:r w:rsidR="00DA594D" w:rsidDel="000E729F">
          <w:rPr>
            <w:rFonts w:ascii="Times New Roman" w:hAnsi="Times New Roman" w:cs="Times New Roman"/>
            <w:sz w:val="24"/>
            <w:szCs w:val="24"/>
          </w:rPr>
          <w:delText>spawning biomass levels (SSBMSY)</w:delText>
        </w:r>
      </w:del>
      <w:r w:rsidR="00DA594D">
        <w:rPr>
          <w:rFonts w:ascii="Times New Roman" w:hAnsi="Times New Roman" w:cs="Times New Roman"/>
          <w:sz w:val="24"/>
          <w:szCs w:val="24"/>
        </w:rPr>
        <w:t>.</w:t>
      </w:r>
      <w:ins w:id="125" w:author="Thomas Carruthers" w:date="2026-04-24T12:51:00Z" w16du:dateUtc="2026-04-24T19:51:00Z">
        <w:r w:rsidR="00EF2020">
          <w:rPr>
            <w:rFonts w:ascii="Times New Roman" w:hAnsi="Times New Roman" w:cs="Times New Roman"/>
            <w:sz w:val="24"/>
            <w:szCs w:val="24"/>
          </w:rPr>
          <w:t xml:space="preserve"> The depletion scenarios were specified by optimizing the magnitude of estimated </w:t>
        </w:r>
      </w:ins>
      <w:ins w:id="126" w:author="Thomas Carruthers" w:date="2026-04-24T12:52:00Z" w16du:dateUtc="2026-04-24T19:52:00Z">
        <w:r w:rsidR="00EF2020">
          <w:rPr>
            <w:rFonts w:ascii="Times New Roman" w:hAnsi="Times New Roman" w:cs="Times New Roman"/>
            <w:sz w:val="24"/>
            <w:szCs w:val="24"/>
          </w:rPr>
          <w:t xml:space="preserve">fishing mortality rate (the historical pattern was kept constant) required to obtain the specified stock depletion in the most recent historical year. </w:t>
        </w:r>
      </w:ins>
      <w:r w:rsidR="00DA594D">
        <w:rPr>
          <w:rFonts w:ascii="Times New Roman" w:hAnsi="Times New Roman" w:cs="Times New Roman"/>
          <w:sz w:val="24"/>
          <w:szCs w:val="24"/>
        </w:rPr>
        <w:t xml:space="preserve"> </w:t>
      </w:r>
      <w:r w:rsidR="00F9326F" w:rsidRPr="2880E9FB">
        <w:rPr>
          <w:rFonts w:ascii="Times New Roman" w:hAnsi="Times New Roman" w:cs="Times New Roman"/>
          <w:sz w:val="24"/>
          <w:szCs w:val="24"/>
          <w:lang w:val="en-US"/>
        </w:rPr>
        <w:t>T</w:t>
      </w:r>
      <w:r w:rsidR="00DA594D">
        <w:rPr>
          <w:rFonts w:ascii="Times New Roman" w:hAnsi="Times New Roman" w:cs="Times New Roman"/>
          <w:sz w:val="24"/>
          <w:szCs w:val="24"/>
          <w:lang w:val="en-US"/>
        </w:rPr>
        <w:t>his was done t</w:t>
      </w:r>
      <w:r w:rsidR="00F9326F" w:rsidRPr="2880E9FB">
        <w:rPr>
          <w:rFonts w:ascii="Times New Roman" w:hAnsi="Times New Roman" w:cs="Times New Roman"/>
          <w:sz w:val="24"/>
          <w:szCs w:val="24"/>
          <w:lang w:val="en-US"/>
        </w:rPr>
        <w:t>o better understand the properties of bag limit regulations at lower stock sizes where management decision making may be more critical</w:t>
      </w:r>
      <w:r w:rsidR="00DA594D">
        <w:rPr>
          <w:rFonts w:ascii="Times New Roman" w:hAnsi="Times New Roman" w:cs="Times New Roman"/>
          <w:sz w:val="24"/>
          <w:szCs w:val="24"/>
          <w:lang w:val="en-US"/>
        </w:rPr>
        <w:t xml:space="preserve">. </w:t>
      </w:r>
    </w:p>
    <w:p w14:paraId="428951C7" w14:textId="77777777" w:rsidR="00B40F27" w:rsidRPr="007E2CD6" w:rsidRDefault="00B40F27">
      <w:pPr>
        <w:spacing w:line="480" w:lineRule="auto"/>
        <w:rPr>
          <w:rFonts w:ascii="Times New Roman" w:hAnsi="Times New Roman" w:cs="Times New Roman"/>
          <w:b/>
          <w:sz w:val="24"/>
          <w:szCs w:val="24"/>
        </w:rPr>
      </w:pPr>
    </w:p>
    <w:p w14:paraId="29131709" w14:textId="0654361D" w:rsidR="00B40F27" w:rsidRPr="007E2CD6" w:rsidRDefault="005E1D00">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2.5. </w:t>
      </w:r>
      <w:r w:rsidR="004946ED" w:rsidRPr="007E2CD6">
        <w:rPr>
          <w:rFonts w:ascii="Times New Roman" w:hAnsi="Times New Roman" w:cs="Times New Roman"/>
          <w:b/>
          <w:i/>
          <w:sz w:val="24"/>
          <w:szCs w:val="24"/>
        </w:rPr>
        <w:t xml:space="preserve">Modeling </w:t>
      </w:r>
      <w:r>
        <w:rPr>
          <w:rFonts w:ascii="Times New Roman" w:hAnsi="Times New Roman" w:cs="Times New Roman"/>
          <w:b/>
          <w:i/>
          <w:sz w:val="24"/>
          <w:szCs w:val="24"/>
        </w:rPr>
        <w:t>B</w:t>
      </w:r>
      <w:r w:rsidR="004946ED" w:rsidRPr="007E2CD6">
        <w:rPr>
          <w:rFonts w:ascii="Times New Roman" w:hAnsi="Times New Roman" w:cs="Times New Roman"/>
          <w:b/>
          <w:i/>
          <w:sz w:val="24"/>
          <w:szCs w:val="24"/>
        </w:rPr>
        <w:t xml:space="preserve">ag </w:t>
      </w:r>
      <w:r>
        <w:rPr>
          <w:rFonts w:ascii="Times New Roman" w:hAnsi="Times New Roman" w:cs="Times New Roman"/>
          <w:b/>
          <w:i/>
          <w:sz w:val="24"/>
          <w:szCs w:val="24"/>
        </w:rPr>
        <w:t>L</w:t>
      </w:r>
      <w:r w:rsidR="004946ED" w:rsidRPr="007E2CD6">
        <w:rPr>
          <w:rFonts w:ascii="Times New Roman" w:hAnsi="Times New Roman" w:cs="Times New Roman"/>
          <w:b/>
          <w:i/>
          <w:sz w:val="24"/>
          <w:szCs w:val="24"/>
        </w:rPr>
        <w:t xml:space="preserve">imits in </w:t>
      </w:r>
      <w:r>
        <w:rPr>
          <w:rFonts w:ascii="Times New Roman" w:hAnsi="Times New Roman" w:cs="Times New Roman"/>
          <w:b/>
          <w:i/>
          <w:sz w:val="24"/>
          <w:szCs w:val="24"/>
        </w:rPr>
        <w:t>C</w:t>
      </w:r>
      <w:r w:rsidR="004946ED" w:rsidRPr="007E2CD6">
        <w:rPr>
          <w:rFonts w:ascii="Times New Roman" w:hAnsi="Times New Roman" w:cs="Times New Roman"/>
          <w:b/>
          <w:i/>
          <w:sz w:val="24"/>
          <w:szCs w:val="24"/>
        </w:rPr>
        <w:t>losed-</w:t>
      </w:r>
      <w:r>
        <w:rPr>
          <w:rFonts w:ascii="Times New Roman" w:hAnsi="Times New Roman" w:cs="Times New Roman"/>
          <w:b/>
          <w:i/>
          <w:sz w:val="24"/>
          <w:szCs w:val="24"/>
        </w:rPr>
        <w:t>L</w:t>
      </w:r>
      <w:r w:rsidR="004946ED" w:rsidRPr="007E2CD6">
        <w:rPr>
          <w:rFonts w:ascii="Times New Roman" w:hAnsi="Times New Roman" w:cs="Times New Roman"/>
          <w:b/>
          <w:i/>
          <w:sz w:val="24"/>
          <w:szCs w:val="24"/>
        </w:rPr>
        <w:t xml:space="preserve">oop MSE </w:t>
      </w:r>
      <w:r>
        <w:rPr>
          <w:rFonts w:ascii="Times New Roman" w:hAnsi="Times New Roman" w:cs="Times New Roman"/>
          <w:b/>
          <w:i/>
          <w:sz w:val="24"/>
          <w:szCs w:val="24"/>
        </w:rPr>
        <w:t>S</w:t>
      </w:r>
      <w:r w:rsidR="004946ED" w:rsidRPr="007E2CD6">
        <w:rPr>
          <w:rFonts w:ascii="Times New Roman" w:hAnsi="Times New Roman" w:cs="Times New Roman"/>
          <w:b/>
          <w:i/>
          <w:sz w:val="24"/>
          <w:szCs w:val="24"/>
        </w:rPr>
        <w:t>imulations</w:t>
      </w:r>
    </w:p>
    <w:p w14:paraId="5C6782A5" w14:textId="77777777" w:rsidR="00B40F27" w:rsidRPr="007E2CD6" w:rsidRDefault="00B40F27">
      <w:pPr>
        <w:spacing w:line="480" w:lineRule="auto"/>
        <w:rPr>
          <w:rFonts w:ascii="Times New Roman" w:hAnsi="Times New Roman" w:cs="Times New Roman"/>
          <w:b/>
          <w:sz w:val="24"/>
          <w:szCs w:val="24"/>
        </w:rPr>
      </w:pPr>
    </w:p>
    <w:p w14:paraId="2BE3A336" w14:textId="02403E4B" w:rsidR="00343A2C" w:rsidRPr="007E2CD6" w:rsidRDefault="00343A2C" w:rsidP="00343A2C">
      <w:pPr>
        <w:spacing w:line="480" w:lineRule="auto"/>
        <w:rPr>
          <w:rFonts w:ascii="Times New Roman" w:hAnsi="Times New Roman" w:cs="Times New Roman"/>
          <w:sz w:val="24"/>
          <w:szCs w:val="24"/>
          <w:lang w:val="en-US"/>
        </w:rPr>
      </w:pPr>
      <w:r w:rsidRPr="2880E9FB">
        <w:rPr>
          <w:rFonts w:ascii="Times New Roman" w:hAnsi="Times New Roman" w:cs="Times New Roman"/>
          <w:sz w:val="24"/>
          <w:szCs w:val="24"/>
          <w:lang w:val="en-US"/>
        </w:rPr>
        <w:t xml:space="preserve">Parameter uncertainty in the fitted LNV model was captured in the subsequent MSE simulations by sampling model parameters σ and </w:t>
      </w:r>
      <w:r w:rsidRPr="2880E9FB">
        <w:rPr>
          <w:rFonts w:ascii="Times New Roman" w:hAnsi="Times New Roman" w:cs="Times New Roman"/>
          <w:i/>
          <w:iCs/>
          <w:sz w:val="24"/>
          <w:szCs w:val="24"/>
          <w:lang w:val="en-US"/>
        </w:rPr>
        <w:t>V</w:t>
      </w:r>
      <w:r w:rsidRPr="2880E9FB">
        <w:rPr>
          <w:rFonts w:ascii="Times New Roman" w:hAnsi="Times New Roman" w:cs="Times New Roman"/>
          <w:i/>
          <w:iCs/>
          <w:sz w:val="24"/>
          <w:szCs w:val="24"/>
          <w:vertAlign w:val="subscript"/>
          <w:lang w:val="en-US"/>
        </w:rPr>
        <w:t>0</w:t>
      </w:r>
      <w:r w:rsidRPr="2880E9FB">
        <w:rPr>
          <w:rFonts w:ascii="Times New Roman" w:hAnsi="Times New Roman" w:cs="Times New Roman"/>
          <w:sz w:val="24"/>
          <w:szCs w:val="24"/>
          <w:lang w:val="en-US"/>
        </w:rPr>
        <w:t xml:space="preserve"> (Table </w:t>
      </w:r>
      <w:r>
        <w:rPr>
          <w:rFonts w:ascii="Times New Roman" w:hAnsi="Times New Roman" w:cs="Times New Roman"/>
          <w:sz w:val="24"/>
          <w:szCs w:val="24"/>
          <w:lang w:val="en-US"/>
        </w:rPr>
        <w:t>1</w:t>
      </w:r>
      <w:r w:rsidRPr="2880E9FB">
        <w:rPr>
          <w:rFonts w:ascii="Times New Roman" w:hAnsi="Times New Roman" w:cs="Times New Roman"/>
          <w:sz w:val="24"/>
          <w:szCs w:val="24"/>
          <w:lang w:val="en-US"/>
        </w:rPr>
        <w:t xml:space="preserve">) from a bivariate normal distribution defined by the variance-covariance matrix (inverse Hessian) of the maximum likelihood model fit. For each MSE simulation, a pair of </w:t>
      </w:r>
      <w:r w:rsidR="00410CF6">
        <w:rPr>
          <w:rFonts w:ascii="Times New Roman" w:hAnsi="Times New Roman" w:cs="Times New Roman"/>
          <w:sz w:val="24"/>
          <w:szCs w:val="24"/>
          <w:lang w:val="en-US"/>
        </w:rPr>
        <w:t xml:space="preserve">these </w:t>
      </w:r>
      <w:r w:rsidRPr="2880E9FB">
        <w:rPr>
          <w:rFonts w:ascii="Times New Roman" w:hAnsi="Times New Roman" w:cs="Times New Roman"/>
          <w:sz w:val="24"/>
          <w:szCs w:val="24"/>
          <w:lang w:val="en-US"/>
        </w:rPr>
        <w:t xml:space="preserve">model parameters were sampled. </w:t>
      </w:r>
    </w:p>
    <w:p w14:paraId="2F8F1D9D" w14:textId="77777777" w:rsidR="00343A2C" w:rsidRDefault="00343A2C" w:rsidP="2E7551DE">
      <w:pPr>
        <w:spacing w:line="480" w:lineRule="auto"/>
        <w:rPr>
          <w:rFonts w:ascii="Times New Roman" w:hAnsi="Times New Roman" w:cs="Times New Roman"/>
          <w:sz w:val="24"/>
          <w:szCs w:val="24"/>
          <w:lang w:val="en-US"/>
        </w:rPr>
      </w:pPr>
    </w:p>
    <w:p w14:paraId="03B0F321" w14:textId="67A45ACE" w:rsidR="00B40F27" w:rsidRPr="007E2CD6" w:rsidRDefault="00826F80" w:rsidP="2E7551DE">
      <w:pPr>
        <w:spacing w:line="480" w:lineRule="auto"/>
        <w:rPr>
          <w:rFonts w:ascii="Times New Roman" w:hAnsi="Times New Roman" w:cs="Times New Roman"/>
          <w:sz w:val="24"/>
          <w:szCs w:val="24"/>
          <w:lang w:val="en-US"/>
        </w:rPr>
      </w:pPr>
      <w:ins w:id="127" w:author="Thomas Carruthers" w:date="2026-04-24T09:48:00Z" w16du:dateUtc="2026-04-24T16:48:00Z">
        <w:r>
          <w:rPr>
            <w:rFonts w:ascii="Times New Roman" w:hAnsi="Times New Roman" w:cs="Times New Roman"/>
            <w:sz w:val="24"/>
            <w:szCs w:val="24"/>
            <w:lang w:val="en-US"/>
          </w:rPr>
          <w:t>Observed catch rates were available for the historical time period of fishing and used to calculate the constant of pro</w:t>
        </w:r>
      </w:ins>
      <w:ins w:id="128" w:author="Thomas Carruthers" w:date="2026-04-24T09:49:00Z" w16du:dateUtc="2026-04-24T16:49:00Z">
        <w:r>
          <w:rPr>
            <w:rFonts w:ascii="Times New Roman" w:hAnsi="Times New Roman" w:cs="Times New Roman"/>
            <w:sz w:val="24"/>
            <w:szCs w:val="24"/>
            <w:lang w:val="en-US"/>
          </w:rPr>
          <w:t>portionality (catchability) with model predicted vulnerable biomass</w:t>
        </w:r>
      </w:ins>
      <w:ins w:id="129" w:author="Thomas Carruthers" w:date="2026-04-24T09:50:00Z" w16du:dateUtc="2026-04-24T16:50:00Z">
        <w:r>
          <w:rPr>
            <w:rFonts w:ascii="Times New Roman" w:hAnsi="Times New Roman" w:cs="Times New Roman"/>
            <w:sz w:val="24"/>
            <w:szCs w:val="24"/>
            <w:lang w:val="en-US"/>
          </w:rPr>
          <w:t xml:space="preserve"> for each simulation</w:t>
        </w:r>
      </w:ins>
      <w:ins w:id="130" w:author="Thomas Carruthers" w:date="2026-04-24T09:49:00Z" w16du:dateUtc="2026-04-24T16:49:00Z">
        <w:r>
          <w:rPr>
            <w:rFonts w:ascii="Times New Roman" w:hAnsi="Times New Roman" w:cs="Times New Roman"/>
            <w:sz w:val="24"/>
            <w:szCs w:val="24"/>
            <w:lang w:val="en-US"/>
          </w:rPr>
          <w:t xml:space="preserve">. Using </w:t>
        </w:r>
      </w:ins>
      <w:ins w:id="131" w:author="Thomas Carruthers" w:date="2026-04-24T09:50:00Z" w16du:dateUtc="2026-04-24T16:50:00Z">
        <w:r>
          <w:rPr>
            <w:rFonts w:ascii="Times New Roman" w:hAnsi="Times New Roman" w:cs="Times New Roman"/>
            <w:sz w:val="24"/>
            <w:szCs w:val="24"/>
            <w:lang w:val="en-US"/>
          </w:rPr>
          <w:t>these</w:t>
        </w:r>
      </w:ins>
      <w:ins w:id="132" w:author="Thomas Carruthers" w:date="2026-04-24T09:49:00Z" w16du:dateUtc="2026-04-24T16:49:00Z">
        <w:r>
          <w:rPr>
            <w:rFonts w:ascii="Times New Roman" w:hAnsi="Times New Roman" w:cs="Times New Roman"/>
            <w:sz w:val="24"/>
            <w:szCs w:val="24"/>
            <w:lang w:val="en-US"/>
          </w:rPr>
          <w:t xml:space="preserve"> </w:t>
        </w:r>
      </w:ins>
      <w:proofErr w:type="gramStart"/>
      <w:ins w:id="133" w:author="Thomas Carruthers" w:date="2026-04-24T09:50:00Z" w16du:dateUtc="2026-04-24T16:50:00Z">
        <w:r>
          <w:rPr>
            <w:rFonts w:ascii="Times New Roman" w:hAnsi="Times New Roman" w:cs="Times New Roman"/>
            <w:sz w:val="24"/>
            <w:szCs w:val="24"/>
            <w:lang w:val="en-US"/>
          </w:rPr>
          <w:t>catchabilities</w:t>
        </w:r>
      </w:ins>
      <w:proofErr w:type="gramEnd"/>
      <w:ins w:id="134" w:author="Thomas Carruthers" w:date="2026-04-24T09:49:00Z" w16du:dateUtc="2026-04-24T16:49:00Z">
        <w:r>
          <w:rPr>
            <w:rFonts w:ascii="Times New Roman" w:hAnsi="Times New Roman" w:cs="Times New Roman"/>
            <w:sz w:val="24"/>
            <w:szCs w:val="24"/>
            <w:lang w:val="en-US"/>
          </w:rPr>
          <w:t xml:space="preserve"> it was possible to </w:t>
        </w:r>
      </w:ins>
      <w:del w:id="135" w:author="Thomas Carruthers" w:date="2026-04-24T09:49:00Z" w16du:dateUtc="2026-04-24T16:49:00Z">
        <w:r w:rsidR="5B277A9F" w:rsidRPr="6FC61A52" w:rsidDel="00826F80">
          <w:rPr>
            <w:rFonts w:ascii="Times New Roman" w:hAnsi="Times New Roman" w:cs="Times New Roman"/>
            <w:sz w:val="24"/>
            <w:szCs w:val="24"/>
            <w:lang w:val="en-US"/>
          </w:rPr>
          <w:delText>The tr</w:delText>
        </w:r>
      </w:del>
      <w:ins w:id="136" w:author="Thomas Carruthers" w:date="2026-04-24T09:49:00Z" w16du:dateUtc="2026-04-24T16:49:00Z">
        <w:r>
          <w:rPr>
            <w:rFonts w:ascii="Times New Roman" w:hAnsi="Times New Roman" w:cs="Times New Roman"/>
            <w:sz w:val="24"/>
            <w:szCs w:val="24"/>
            <w:lang w:val="en-US"/>
          </w:rPr>
          <w:t>pass</w:t>
        </w:r>
      </w:ins>
      <w:ins w:id="137" w:author="Thomas Carruthers" w:date="2026-04-24T09:50:00Z" w16du:dateUtc="2026-04-24T16:50:00Z">
        <w:r>
          <w:rPr>
            <w:rFonts w:ascii="Times New Roman" w:hAnsi="Times New Roman" w:cs="Times New Roman"/>
            <w:sz w:val="24"/>
            <w:szCs w:val="24"/>
            <w:lang w:val="en-US"/>
          </w:rPr>
          <w:t xml:space="preserve"> the tr</w:t>
        </w:r>
      </w:ins>
      <w:r w:rsidR="5B277A9F" w:rsidRPr="6FC61A52">
        <w:rPr>
          <w:rFonts w:ascii="Times New Roman" w:hAnsi="Times New Roman" w:cs="Times New Roman"/>
          <w:sz w:val="24"/>
          <w:szCs w:val="24"/>
          <w:lang w:val="en-US"/>
        </w:rPr>
        <w:t>ue</w:t>
      </w:r>
      <w:r w:rsidR="1B06085D" w:rsidRPr="6FC61A52">
        <w:rPr>
          <w:rFonts w:ascii="Times New Roman" w:hAnsi="Times New Roman" w:cs="Times New Roman"/>
          <w:sz w:val="24"/>
          <w:szCs w:val="24"/>
          <w:lang w:val="en-US"/>
        </w:rPr>
        <w:t xml:space="preserve"> simulated </w:t>
      </w:r>
      <w:r w:rsidR="4EA4DBF7" w:rsidRPr="6FC61A52">
        <w:rPr>
          <w:rFonts w:ascii="Times New Roman" w:hAnsi="Times New Roman" w:cs="Times New Roman"/>
          <w:sz w:val="24"/>
          <w:szCs w:val="24"/>
          <w:lang w:val="en-US"/>
        </w:rPr>
        <w:t xml:space="preserve">mean </w:t>
      </w:r>
      <w:r w:rsidR="69A568C9" w:rsidRPr="6FC61A52">
        <w:rPr>
          <w:rFonts w:ascii="Times New Roman" w:hAnsi="Times New Roman" w:cs="Times New Roman"/>
          <w:sz w:val="24"/>
          <w:szCs w:val="24"/>
          <w:lang w:val="en-US"/>
        </w:rPr>
        <w:t xml:space="preserve">catch rate of </w:t>
      </w:r>
      <w:r w:rsidR="0980A9AF" w:rsidRPr="6FC61A52">
        <w:rPr>
          <w:rFonts w:ascii="Times New Roman" w:hAnsi="Times New Roman" w:cs="Times New Roman"/>
          <w:sz w:val="24"/>
          <w:szCs w:val="24"/>
          <w:lang w:val="en-US"/>
        </w:rPr>
        <w:t>CPFVs</w:t>
      </w:r>
      <w:r w:rsidR="69A568C9" w:rsidRPr="6FC61A52">
        <w:rPr>
          <w:rFonts w:ascii="Times New Roman" w:hAnsi="Times New Roman" w:cs="Times New Roman"/>
          <w:sz w:val="24"/>
          <w:szCs w:val="24"/>
          <w:lang w:val="en-US"/>
        </w:rPr>
        <w:t xml:space="preserve"> </w:t>
      </w:r>
      <w:del w:id="138" w:author="Thomas Carruthers" w:date="2026-04-24T09:50:00Z" w16du:dateUtc="2026-04-24T16:50:00Z">
        <w:r w:rsidR="5B277A9F" w:rsidRPr="6FC61A52" w:rsidDel="00826F80">
          <w:rPr>
            <w:rFonts w:ascii="Times New Roman" w:hAnsi="Times New Roman" w:cs="Times New Roman"/>
            <w:sz w:val="24"/>
            <w:szCs w:val="24"/>
            <w:lang w:val="en-US"/>
          </w:rPr>
          <w:delText xml:space="preserve">was passed </w:delText>
        </w:r>
      </w:del>
      <w:r w:rsidR="5B277A9F" w:rsidRPr="6FC61A52">
        <w:rPr>
          <w:rFonts w:ascii="Times New Roman" w:hAnsi="Times New Roman" w:cs="Times New Roman"/>
          <w:sz w:val="24"/>
          <w:szCs w:val="24"/>
          <w:lang w:val="en-US"/>
        </w:rPr>
        <w:t xml:space="preserve">from the operating models to the bag limit management procedures (MPs). Those MPs used the bag limit model to predict release rates which were then passed back to the operating models for the calculation of updated exploitation rates. In addition to release rates, </w:t>
      </w:r>
      <w:r w:rsidR="4EA4DBF7" w:rsidRPr="6FC61A52">
        <w:rPr>
          <w:rFonts w:ascii="Times New Roman" w:hAnsi="Times New Roman" w:cs="Times New Roman"/>
          <w:sz w:val="24"/>
          <w:szCs w:val="24"/>
          <w:lang w:val="en-US"/>
        </w:rPr>
        <w:t>simulation testing</w:t>
      </w:r>
      <w:r w:rsidR="5B277A9F" w:rsidRPr="6FC61A52">
        <w:rPr>
          <w:rFonts w:ascii="Times New Roman" w:hAnsi="Times New Roman" w:cs="Times New Roman"/>
          <w:sz w:val="24"/>
          <w:szCs w:val="24"/>
          <w:lang w:val="en-US"/>
        </w:rPr>
        <w:t xml:space="preserve"> required </w:t>
      </w:r>
      <w:r w:rsidR="1B06085D" w:rsidRPr="6FC61A52">
        <w:rPr>
          <w:rFonts w:ascii="Times New Roman" w:hAnsi="Times New Roman" w:cs="Times New Roman"/>
          <w:sz w:val="24"/>
          <w:szCs w:val="24"/>
          <w:lang w:val="en-US"/>
        </w:rPr>
        <w:t>an estimate of post-release mortality rate and the fraction of overall exploitation attributable to CPFV fishing. P</w:t>
      </w:r>
      <w:r w:rsidR="69A568C9" w:rsidRPr="6FC61A52">
        <w:rPr>
          <w:rFonts w:ascii="Times New Roman" w:hAnsi="Times New Roman" w:cs="Times New Roman"/>
          <w:sz w:val="24"/>
          <w:szCs w:val="24"/>
          <w:lang w:val="en-US"/>
        </w:rPr>
        <w:t>ost-release mortality rate</w:t>
      </w:r>
      <w:r w:rsidR="1B06085D" w:rsidRPr="6FC61A52">
        <w:rPr>
          <w:rFonts w:ascii="Times New Roman" w:hAnsi="Times New Roman" w:cs="Times New Roman"/>
          <w:sz w:val="24"/>
          <w:szCs w:val="24"/>
          <w:lang w:val="en-US"/>
        </w:rPr>
        <w:t xml:space="preserve"> was assumed to be </w:t>
      </w:r>
      <w:r w:rsidR="69A568C9" w:rsidRPr="6FC61A52">
        <w:rPr>
          <w:rFonts w:ascii="Times New Roman" w:hAnsi="Times New Roman" w:cs="Times New Roman"/>
          <w:sz w:val="24"/>
          <w:szCs w:val="24"/>
          <w:lang w:val="en-US"/>
        </w:rPr>
        <w:t xml:space="preserve">5% for </w:t>
      </w:r>
      <w:r w:rsidR="22857B03" w:rsidRPr="6FC61A52">
        <w:rPr>
          <w:rFonts w:ascii="Times New Roman" w:hAnsi="Times New Roman" w:cs="Times New Roman"/>
          <w:sz w:val="24"/>
          <w:szCs w:val="24"/>
          <w:lang w:val="en-US"/>
        </w:rPr>
        <w:t>Halibut</w:t>
      </w:r>
      <w:r w:rsidR="69A568C9" w:rsidRPr="6FC61A52">
        <w:rPr>
          <w:rFonts w:ascii="Times New Roman" w:hAnsi="Times New Roman" w:cs="Times New Roman"/>
          <w:sz w:val="24"/>
          <w:szCs w:val="24"/>
          <w:lang w:val="en-US"/>
        </w:rPr>
        <w:t xml:space="preserve">, </w:t>
      </w:r>
      <w:r w:rsidR="1B06085D" w:rsidRPr="6FC61A52">
        <w:rPr>
          <w:rFonts w:ascii="Times New Roman" w:hAnsi="Times New Roman" w:cs="Times New Roman"/>
          <w:sz w:val="24"/>
          <w:szCs w:val="24"/>
          <w:lang w:val="en-US"/>
        </w:rPr>
        <w:t xml:space="preserve">and </w:t>
      </w:r>
      <w:r w:rsidR="69A568C9" w:rsidRPr="6FC61A52">
        <w:rPr>
          <w:rFonts w:ascii="Times New Roman" w:hAnsi="Times New Roman" w:cs="Times New Roman"/>
          <w:sz w:val="24"/>
          <w:szCs w:val="24"/>
          <w:lang w:val="en-US"/>
        </w:rPr>
        <w:t xml:space="preserve">20% for </w:t>
      </w:r>
      <w:r w:rsidR="22857B03" w:rsidRPr="6FC61A52">
        <w:rPr>
          <w:rFonts w:ascii="Times New Roman" w:hAnsi="Times New Roman" w:cs="Times New Roman"/>
          <w:sz w:val="24"/>
          <w:szCs w:val="24"/>
          <w:lang w:val="en-US"/>
        </w:rPr>
        <w:t>Black</w:t>
      </w:r>
      <w:r w:rsidR="69A568C9" w:rsidRPr="6FC61A52">
        <w:rPr>
          <w:rFonts w:ascii="Times New Roman" w:hAnsi="Times New Roman" w:cs="Times New Roman"/>
          <w:sz w:val="24"/>
          <w:szCs w:val="24"/>
          <w:lang w:val="en-US"/>
        </w:rPr>
        <w:t xml:space="preserve"> </w:t>
      </w:r>
      <w:r w:rsidR="22857B03" w:rsidRPr="6FC61A52">
        <w:rPr>
          <w:rFonts w:ascii="Times New Roman" w:hAnsi="Times New Roman" w:cs="Times New Roman"/>
          <w:sz w:val="24"/>
          <w:szCs w:val="24"/>
          <w:lang w:val="en-US"/>
        </w:rPr>
        <w:t>Rockfish</w:t>
      </w:r>
      <w:r w:rsidR="69A568C9" w:rsidRPr="6FC61A52">
        <w:rPr>
          <w:rFonts w:ascii="Times New Roman" w:hAnsi="Times New Roman" w:cs="Times New Roman"/>
          <w:sz w:val="24"/>
          <w:szCs w:val="24"/>
          <w:lang w:val="en-US"/>
        </w:rPr>
        <w:t xml:space="preserve"> </w:t>
      </w:r>
      <w:r w:rsidR="1B06085D" w:rsidRPr="6FC61A52">
        <w:rPr>
          <w:rFonts w:ascii="Times New Roman" w:hAnsi="Times New Roman" w:cs="Times New Roman"/>
          <w:sz w:val="24"/>
          <w:szCs w:val="24"/>
          <w:lang w:val="en-US"/>
        </w:rPr>
        <w:t>(</w:t>
      </w:r>
      <w:r w:rsidR="69A568C9" w:rsidRPr="6FC61A52">
        <w:rPr>
          <w:rFonts w:ascii="Times New Roman" w:hAnsi="Times New Roman" w:cs="Times New Roman"/>
          <w:sz w:val="24"/>
          <w:szCs w:val="24"/>
          <w:lang w:val="en-US"/>
        </w:rPr>
        <w:t>PFMC 20</w:t>
      </w:r>
      <w:r w:rsidR="00DC04B9">
        <w:rPr>
          <w:rFonts w:ascii="Times New Roman" w:hAnsi="Times New Roman" w:cs="Times New Roman"/>
          <w:sz w:val="24"/>
          <w:szCs w:val="24"/>
          <w:lang w:val="en-US"/>
        </w:rPr>
        <w:t>2</w:t>
      </w:r>
      <w:r w:rsidR="001612D1">
        <w:rPr>
          <w:rFonts w:ascii="Times New Roman" w:hAnsi="Times New Roman" w:cs="Times New Roman"/>
          <w:sz w:val="24"/>
          <w:szCs w:val="24"/>
          <w:lang w:val="en-US"/>
        </w:rPr>
        <w:t>4</w:t>
      </w:r>
      <w:r w:rsidR="69A568C9" w:rsidRPr="6FC61A52">
        <w:rPr>
          <w:rFonts w:ascii="Times New Roman" w:hAnsi="Times New Roman" w:cs="Times New Roman"/>
          <w:sz w:val="24"/>
          <w:szCs w:val="24"/>
          <w:lang w:val="en-US"/>
        </w:rPr>
        <w:t>)</w:t>
      </w:r>
      <w:r w:rsidR="1B06085D" w:rsidRPr="6FC61A52">
        <w:rPr>
          <w:rFonts w:ascii="Times New Roman" w:hAnsi="Times New Roman" w:cs="Times New Roman"/>
          <w:sz w:val="24"/>
          <w:szCs w:val="24"/>
          <w:lang w:val="en-US"/>
        </w:rPr>
        <w:t xml:space="preserve">. </w:t>
      </w:r>
      <w:r w:rsidR="00E622FD">
        <w:rPr>
          <w:rFonts w:ascii="Times New Roman" w:hAnsi="Times New Roman" w:cs="Times New Roman"/>
          <w:sz w:val="24"/>
          <w:szCs w:val="24"/>
          <w:lang w:val="en-US"/>
        </w:rPr>
        <w:t xml:space="preserve">This rate corresponds to the PFMC mortality rate for black rockfish caught at depths between 11-20 fathoms.  </w:t>
      </w:r>
      <w:r w:rsidR="00D41842">
        <w:rPr>
          <w:rFonts w:ascii="Times New Roman" w:hAnsi="Times New Roman" w:cs="Times New Roman"/>
          <w:sz w:val="24"/>
          <w:szCs w:val="24"/>
          <w:lang w:val="en-US"/>
        </w:rPr>
        <w:t xml:space="preserve">The PFMC mortality rate for flatfish in </w:t>
      </w:r>
      <w:r w:rsidR="00D41842">
        <w:rPr>
          <w:rFonts w:ascii="Times New Roman" w:hAnsi="Times New Roman" w:cs="Times New Roman"/>
          <w:sz w:val="24"/>
          <w:szCs w:val="24"/>
          <w:lang w:val="en-US"/>
        </w:rPr>
        <w:lastRenderedPageBreak/>
        <w:t xml:space="preserve">the federal FMP is 7%.  </w:t>
      </w:r>
      <w:r w:rsidR="00EF1A18">
        <w:rPr>
          <w:rFonts w:ascii="Times New Roman" w:hAnsi="Times New Roman" w:cs="Times New Roman"/>
          <w:sz w:val="24"/>
          <w:szCs w:val="24"/>
          <w:lang w:val="en-US"/>
        </w:rPr>
        <w:t>Given that Halibut are not in the federal FMP</w:t>
      </w:r>
      <w:r w:rsidR="00211AC9">
        <w:rPr>
          <w:rFonts w:ascii="Times New Roman" w:hAnsi="Times New Roman" w:cs="Times New Roman"/>
          <w:sz w:val="24"/>
          <w:szCs w:val="24"/>
          <w:lang w:val="en-US"/>
        </w:rPr>
        <w:t xml:space="preserve"> and </w:t>
      </w:r>
      <w:r w:rsidR="00DD74F5">
        <w:rPr>
          <w:rFonts w:ascii="Times New Roman" w:hAnsi="Times New Roman" w:cs="Times New Roman"/>
          <w:sz w:val="24"/>
          <w:szCs w:val="24"/>
          <w:lang w:val="en-US"/>
        </w:rPr>
        <w:t xml:space="preserve">Meyer (2007) found </w:t>
      </w:r>
      <w:r w:rsidR="00211AC9">
        <w:rPr>
          <w:rFonts w:ascii="Times New Roman" w:hAnsi="Times New Roman" w:cs="Times New Roman"/>
          <w:sz w:val="24"/>
          <w:szCs w:val="24"/>
          <w:lang w:val="en-US"/>
        </w:rPr>
        <w:t>a lower mortality rate of 3</w:t>
      </w:r>
      <w:r w:rsidR="00446578">
        <w:rPr>
          <w:rFonts w:ascii="Times New Roman" w:hAnsi="Times New Roman" w:cs="Times New Roman"/>
          <w:sz w:val="24"/>
          <w:szCs w:val="24"/>
          <w:lang w:val="en-US"/>
        </w:rPr>
        <w:t>.</w:t>
      </w:r>
      <w:r w:rsidR="00211AC9">
        <w:rPr>
          <w:rFonts w:ascii="Times New Roman" w:hAnsi="Times New Roman" w:cs="Times New Roman"/>
          <w:sz w:val="24"/>
          <w:szCs w:val="24"/>
          <w:lang w:val="en-US"/>
        </w:rPr>
        <w:t>5% for</w:t>
      </w:r>
      <w:r w:rsidR="00446578">
        <w:rPr>
          <w:rFonts w:ascii="Times New Roman" w:hAnsi="Times New Roman" w:cs="Times New Roman"/>
          <w:sz w:val="24"/>
          <w:szCs w:val="24"/>
          <w:lang w:val="en-US"/>
        </w:rPr>
        <w:t xml:space="preserve"> </w:t>
      </w:r>
      <w:r w:rsidR="00211AC9">
        <w:rPr>
          <w:rFonts w:ascii="Times New Roman" w:hAnsi="Times New Roman" w:cs="Times New Roman"/>
          <w:sz w:val="24"/>
          <w:szCs w:val="24"/>
          <w:lang w:val="en-US"/>
        </w:rPr>
        <w:t xml:space="preserve">Pacific </w:t>
      </w:r>
      <w:r w:rsidR="00561817">
        <w:rPr>
          <w:rFonts w:ascii="Times New Roman" w:hAnsi="Times New Roman" w:cs="Times New Roman"/>
          <w:sz w:val="24"/>
          <w:szCs w:val="24"/>
          <w:lang w:val="en-US"/>
        </w:rPr>
        <w:t>H</w:t>
      </w:r>
      <w:r w:rsidR="00211AC9">
        <w:rPr>
          <w:rFonts w:ascii="Times New Roman" w:hAnsi="Times New Roman" w:cs="Times New Roman"/>
          <w:sz w:val="24"/>
          <w:szCs w:val="24"/>
          <w:lang w:val="en-US"/>
        </w:rPr>
        <w:t xml:space="preserve">alibut </w:t>
      </w:r>
      <w:r w:rsidR="00F46F6D">
        <w:rPr>
          <w:rFonts w:ascii="Times New Roman" w:hAnsi="Times New Roman" w:cs="Times New Roman"/>
          <w:sz w:val="24"/>
          <w:szCs w:val="24"/>
          <w:lang w:val="en-US"/>
        </w:rPr>
        <w:t xml:space="preserve">released in excellent condition, we assumed a rate of 5%. </w:t>
      </w:r>
      <w:r w:rsidR="1B06085D" w:rsidRPr="6FC61A52">
        <w:rPr>
          <w:rFonts w:ascii="Times New Roman" w:hAnsi="Times New Roman" w:cs="Times New Roman"/>
          <w:sz w:val="24"/>
          <w:szCs w:val="24"/>
          <w:lang w:val="en-US"/>
        </w:rPr>
        <w:t xml:space="preserve">The </w:t>
      </w:r>
      <w:del w:id="139" w:author="Thomas Carruthers" w:date="2026-04-24T12:56:00Z" w16du:dateUtc="2026-04-24T19:56:00Z">
        <w:r w:rsidR="1B06085D" w:rsidRPr="6FC61A52" w:rsidDel="00EF2020">
          <w:rPr>
            <w:rFonts w:ascii="Times New Roman" w:hAnsi="Times New Roman" w:cs="Times New Roman"/>
            <w:sz w:val="24"/>
            <w:szCs w:val="24"/>
            <w:lang w:val="en-US"/>
          </w:rPr>
          <w:delText xml:space="preserve">fraction of the </w:delText>
        </w:r>
      </w:del>
      <w:ins w:id="140" w:author="Thomas Carruthers" w:date="2026-04-24T12:56:00Z" w16du:dateUtc="2026-04-24T19:56:00Z">
        <w:r w:rsidR="00EF2020">
          <w:rPr>
            <w:rFonts w:ascii="Times New Roman" w:hAnsi="Times New Roman" w:cs="Times New Roman"/>
            <w:sz w:val="24"/>
            <w:szCs w:val="24"/>
            <w:lang w:val="en-US"/>
          </w:rPr>
          <w:t xml:space="preserve">current </w:t>
        </w:r>
      </w:ins>
      <w:r w:rsidR="1B06085D" w:rsidRPr="6FC61A52">
        <w:rPr>
          <w:rFonts w:ascii="Times New Roman" w:hAnsi="Times New Roman" w:cs="Times New Roman"/>
          <w:sz w:val="24"/>
          <w:szCs w:val="24"/>
          <w:lang w:val="en-US"/>
        </w:rPr>
        <w:t xml:space="preserve">annual exploitation rate that could be </w:t>
      </w:r>
      <w:r w:rsidR="51CDFDB9" w:rsidRPr="6FC61A52">
        <w:rPr>
          <w:rFonts w:ascii="Times New Roman" w:hAnsi="Times New Roman" w:cs="Times New Roman"/>
          <w:sz w:val="24"/>
          <w:szCs w:val="24"/>
          <w:lang w:val="en-US"/>
        </w:rPr>
        <w:t xml:space="preserve">attributed </w:t>
      </w:r>
      <w:r w:rsidR="1B06085D" w:rsidRPr="6FC61A52">
        <w:rPr>
          <w:rFonts w:ascii="Times New Roman" w:hAnsi="Times New Roman" w:cs="Times New Roman"/>
          <w:sz w:val="24"/>
          <w:szCs w:val="24"/>
          <w:lang w:val="en-US"/>
        </w:rPr>
        <w:t>to CPFV fishing was</w:t>
      </w:r>
      <w:r w:rsidR="69A568C9" w:rsidRPr="6FC61A52">
        <w:rPr>
          <w:rFonts w:ascii="Times New Roman" w:hAnsi="Times New Roman" w:cs="Times New Roman"/>
          <w:sz w:val="24"/>
          <w:szCs w:val="24"/>
          <w:lang w:val="en-US"/>
        </w:rPr>
        <w:t xml:space="preserve"> </w:t>
      </w:r>
      <w:r w:rsidR="72E9F93D" w:rsidRPr="6FC61A52">
        <w:rPr>
          <w:rFonts w:ascii="Times New Roman" w:hAnsi="Times New Roman" w:cs="Times New Roman"/>
          <w:sz w:val="24"/>
          <w:szCs w:val="24"/>
          <w:lang w:val="en-US"/>
        </w:rPr>
        <w:t xml:space="preserve">calculated from catch proportions over the last 5 historical years (2019 – 2023) and was </w:t>
      </w:r>
      <w:r w:rsidR="69A568C9" w:rsidRPr="6FC61A52">
        <w:rPr>
          <w:rFonts w:ascii="Times New Roman" w:hAnsi="Times New Roman" w:cs="Times New Roman"/>
          <w:sz w:val="24"/>
          <w:szCs w:val="24"/>
          <w:lang w:val="en-US"/>
        </w:rPr>
        <w:t xml:space="preserve">60% for </w:t>
      </w:r>
      <w:r w:rsidR="001003BB">
        <w:rPr>
          <w:rFonts w:ascii="Times New Roman" w:hAnsi="Times New Roman" w:cs="Times New Roman"/>
          <w:sz w:val="24"/>
          <w:szCs w:val="24"/>
          <w:lang w:val="en-US"/>
        </w:rPr>
        <w:t>H</w:t>
      </w:r>
      <w:r w:rsidR="001003BB" w:rsidRPr="6FC61A52">
        <w:rPr>
          <w:rFonts w:ascii="Times New Roman" w:hAnsi="Times New Roman" w:cs="Times New Roman"/>
          <w:sz w:val="24"/>
          <w:szCs w:val="24"/>
          <w:lang w:val="en-US"/>
        </w:rPr>
        <w:t xml:space="preserve">alibut </w:t>
      </w:r>
      <w:r w:rsidR="69A568C9" w:rsidRPr="6FC61A52">
        <w:rPr>
          <w:rFonts w:ascii="Times New Roman" w:hAnsi="Times New Roman" w:cs="Times New Roman"/>
          <w:sz w:val="24"/>
          <w:szCs w:val="24"/>
          <w:lang w:val="en-US"/>
        </w:rPr>
        <w:t xml:space="preserve">and 80% for </w:t>
      </w:r>
      <w:r w:rsidR="001003BB">
        <w:rPr>
          <w:rFonts w:ascii="Times New Roman" w:hAnsi="Times New Roman" w:cs="Times New Roman"/>
          <w:sz w:val="24"/>
          <w:szCs w:val="24"/>
          <w:lang w:val="en-US"/>
        </w:rPr>
        <w:t>B</w:t>
      </w:r>
      <w:r w:rsidR="001003BB" w:rsidRPr="6FC61A52">
        <w:rPr>
          <w:rFonts w:ascii="Times New Roman" w:hAnsi="Times New Roman" w:cs="Times New Roman"/>
          <w:sz w:val="24"/>
          <w:szCs w:val="24"/>
          <w:lang w:val="en-US"/>
        </w:rPr>
        <w:t xml:space="preserve">lack </w:t>
      </w:r>
      <w:r w:rsidR="001003BB">
        <w:rPr>
          <w:rFonts w:ascii="Times New Roman" w:hAnsi="Times New Roman" w:cs="Times New Roman"/>
          <w:sz w:val="24"/>
          <w:szCs w:val="24"/>
          <w:lang w:val="en-US"/>
        </w:rPr>
        <w:t>R</w:t>
      </w:r>
      <w:r w:rsidR="001003BB" w:rsidRPr="6FC61A52">
        <w:rPr>
          <w:rFonts w:ascii="Times New Roman" w:hAnsi="Times New Roman" w:cs="Times New Roman"/>
          <w:sz w:val="24"/>
          <w:szCs w:val="24"/>
          <w:lang w:val="en-US"/>
        </w:rPr>
        <w:t>ockfish</w:t>
      </w:r>
      <w:r w:rsidR="1B06085D" w:rsidRPr="6FC61A52">
        <w:rPr>
          <w:rFonts w:ascii="Times New Roman" w:hAnsi="Times New Roman" w:cs="Times New Roman"/>
          <w:sz w:val="24"/>
          <w:szCs w:val="24"/>
          <w:lang w:val="en-US"/>
        </w:rPr>
        <w:t>.</w:t>
      </w:r>
      <w:r w:rsidR="00C90321">
        <w:rPr>
          <w:rFonts w:ascii="Times New Roman" w:hAnsi="Times New Roman" w:cs="Times New Roman"/>
          <w:sz w:val="24"/>
          <w:szCs w:val="24"/>
          <w:lang w:val="en-US"/>
        </w:rPr>
        <w:t xml:space="preserve"> </w:t>
      </w:r>
      <w:ins w:id="141" w:author="Thomas Carruthers" w:date="2026-04-24T12:56:00Z" w16du:dateUtc="2026-04-24T19:56:00Z">
        <w:r w:rsidR="00EF2020">
          <w:rPr>
            <w:rFonts w:ascii="Times New Roman" w:hAnsi="Times New Roman" w:cs="Times New Roman"/>
            <w:sz w:val="24"/>
            <w:szCs w:val="24"/>
            <w:lang w:val="en-US"/>
          </w:rPr>
          <w:t>The exploitation rate of non-CPFV fishing</w:t>
        </w:r>
      </w:ins>
      <w:ins w:id="142" w:author="Thomas Carruthers" w:date="2026-04-24T12:57:00Z" w16du:dateUtc="2026-04-24T19:57:00Z">
        <w:r w:rsidR="00EF2020">
          <w:rPr>
            <w:rFonts w:ascii="Times New Roman" w:hAnsi="Times New Roman" w:cs="Times New Roman"/>
            <w:sz w:val="24"/>
            <w:szCs w:val="24"/>
            <w:lang w:val="en-US"/>
          </w:rPr>
          <w:t xml:space="preserve"> was then held constant for the projections. </w:t>
        </w:r>
      </w:ins>
    </w:p>
    <w:p w14:paraId="366BE01B" w14:textId="77777777" w:rsidR="00B40F27" w:rsidRPr="007E2CD6" w:rsidRDefault="00B40F27">
      <w:pPr>
        <w:spacing w:line="480" w:lineRule="auto"/>
        <w:rPr>
          <w:rFonts w:ascii="Times New Roman" w:hAnsi="Times New Roman" w:cs="Times New Roman"/>
          <w:sz w:val="24"/>
          <w:szCs w:val="24"/>
        </w:rPr>
      </w:pPr>
    </w:p>
    <w:p w14:paraId="63812F3C" w14:textId="094A9A5D" w:rsidR="00B40F27" w:rsidRPr="007E2CD6" w:rsidRDefault="66CAA848">
      <w:pPr>
        <w:spacing w:line="480" w:lineRule="auto"/>
        <w:rPr>
          <w:rFonts w:ascii="Times New Roman" w:hAnsi="Times New Roman" w:cs="Times New Roman"/>
          <w:sz w:val="24"/>
          <w:szCs w:val="24"/>
        </w:rPr>
      </w:pPr>
      <w:r w:rsidRPr="2880E9FB">
        <w:rPr>
          <w:rFonts w:ascii="Times New Roman" w:hAnsi="Times New Roman" w:cs="Times New Roman"/>
          <w:sz w:val="24"/>
          <w:szCs w:val="24"/>
          <w:lang w:val="en-US"/>
        </w:rPr>
        <w:t xml:space="preserve">The default </w:t>
      </w:r>
      <w:r w:rsidR="59FEF608" w:rsidRPr="2880E9FB">
        <w:rPr>
          <w:rFonts w:ascii="Times New Roman" w:hAnsi="Times New Roman" w:cs="Times New Roman"/>
          <w:sz w:val="24"/>
          <w:szCs w:val="24"/>
          <w:lang w:val="en-US"/>
        </w:rPr>
        <w:t>MP</w:t>
      </w:r>
      <w:r w:rsidR="00D8066F">
        <w:rPr>
          <w:rFonts w:ascii="Times New Roman" w:hAnsi="Times New Roman" w:cs="Times New Roman"/>
          <w:sz w:val="24"/>
          <w:szCs w:val="24"/>
          <w:lang w:val="en-US"/>
        </w:rPr>
        <w:t xml:space="preserve"> used here</w:t>
      </w:r>
      <w:r w:rsidRPr="2880E9FB">
        <w:rPr>
          <w:rFonts w:ascii="Times New Roman" w:hAnsi="Times New Roman" w:cs="Times New Roman"/>
          <w:sz w:val="24"/>
          <w:szCs w:val="24"/>
          <w:lang w:val="en-US"/>
        </w:rPr>
        <w:t xml:space="preserve"> for </w:t>
      </w:r>
      <w:r w:rsidR="51084B04" w:rsidRPr="2880E9FB">
        <w:rPr>
          <w:rFonts w:ascii="Times New Roman" w:hAnsi="Times New Roman" w:cs="Times New Roman"/>
          <w:sz w:val="24"/>
          <w:szCs w:val="24"/>
          <w:lang w:val="en-US"/>
        </w:rPr>
        <w:t xml:space="preserve">MSE </w:t>
      </w:r>
      <w:r w:rsidRPr="2880E9FB">
        <w:rPr>
          <w:rFonts w:ascii="Times New Roman" w:hAnsi="Times New Roman" w:cs="Times New Roman"/>
          <w:sz w:val="24"/>
          <w:szCs w:val="24"/>
          <w:lang w:val="en-US"/>
        </w:rPr>
        <w:t xml:space="preserve">projections </w:t>
      </w:r>
      <w:r w:rsidR="14D9DE49" w:rsidRPr="2880E9FB">
        <w:rPr>
          <w:rFonts w:ascii="Times New Roman" w:hAnsi="Times New Roman" w:cs="Times New Roman"/>
          <w:sz w:val="24"/>
          <w:szCs w:val="24"/>
          <w:lang w:val="en-US"/>
        </w:rPr>
        <w:t>assumed a</w:t>
      </w:r>
      <w:r w:rsidR="01C05242" w:rsidRPr="2880E9FB">
        <w:rPr>
          <w:rFonts w:ascii="Times New Roman" w:hAnsi="Times New Roman" w:cs="Times New Roman"/>
          <w:sz w:val="24"/>
          <w:szCs w:val="24"/>
          <w:lang w:val="en-US"/>
        </w:rPr>
        <w:t xml:space="preserve"> c</w:t>
      </w:r>
      <w:r w:rsidR="4AA0C3A5" w:rsidRPr="2880E9FB">
        <w:rPr>
          <w:rFonts w:ascii="Times New Roman" w:hAnsi="Times New Roman" w:cs="Times New Roman"/>
          <w:sz w:val="24"/>
          <w:szCs w:val="24"/>
          <w:lang w:val="en-US"/>
        </w:rPr>
        <w:t>onstant fishing effort (</w:t>
      </w:r>
      <w:r w:rsidR="16C994E1" w:rsidRPr="2880E9FB">
        <w:rPr>
          <w:rFonts w:ascii="Times New Roman" w:hAnsi="Times New Roman" w:cs="Times New Roman"/>
          <w:sz w:val="24"/>
          <w:szCs w:val="24"/>
          <w:lang w:val="en-US"/>
        </w:rPr>
        <w:t>i.e.</w:t>
      </w:r>
      <w:r w:rsidR="4AA0C3A5" w:rsidRPr="2880E9FB">
        <w:rPr>
          <w:rFonts w:ascii="Times New Roman" w:hAnsi="Times New Roman" w:cs="Times New Roman"/>
          <w:sz w:val="24"/>
          <w:szCs w:val="24"/>
          <w:lang w:val="en-US"/>
        </w:rPr>
        <w:t xml:space="preserve">, projecting stable </w:t>
      </w:r>
      <w:r w:rsidR="15832974" w:rsidRPr="2880E9FB">
        <w:rPr>
          <w:rFonts w:ascii="Times New Roman" w:hAnsi="Times New Roman" w:cs="Times New Roman"/>
          <w:sz w:val="24"/>
          <w:szCs w:val="24"/>
          <w:lang w:val="en-US"/>
        </w:rPr>
        <w:t xml:space="preserve">recent </w:t>
      </w:r>
      <w:r w:rsidR="4AA0C3A5" w:rsidRPr="2880E9FB">
        <w:rPr>
          <w:rFonts w:ascii="Times New Roman" w:hAnsi="Times New Roman" w:cs="Times New Roman"/>
          <w:sz w:val="24"/>
          <w:szCs w:val="24"/>
          <w:lang w:val="en-US"/>
        </w:rPr>
        <w:t xml:space="preserve">number of boat-days per year). </w:t>
      </w:r>
      <w:r w:rsidR="005B2301">
        <w:rPr>
          <w:rFonts w:ascii="Times New Roman" w:hAnsi="Times New Roman" w:cs="Times New Roman"/>
          <w:sz w:val="24"/>
          <w:szCs w:val="24"/>
          <w:lang w:val="en-US"/>
        </w:rPr>
        <w:t xml:space="preserve">This means that other existing </w:t>
      </w:r>
      <w:r w:rsidR="00EA363E">
        <w:rPr>
          <w:rFonts w:ascii="Times New Roman" w:hAnsi="Times New Roman" w:cs="Times New Roman"/>
          <w:sz w:val="24"/>
          <w:szCs w:val="24"/>
          <w:lang w:val="en-US"/>
        </w:rPr>
        <w:t>management measures</w:t>
      </w:r>
      <w:r w:rsidR="00273BB8">
        <w:rPr>
          <w:rFonts w:ascii="Times New Roman" w:hAnsi="Times New Roman" w:cs="Times New Roman"/>
          <w:sz w:val="24"/>
          <w:szCs w:val="24"/>
          <w:lang w:val="en-US"/>
        </w:rPr>
        <w:t xml:space="preserve"> that impact </w:t>
      </w:r>
      <w:r w:rsidR="008030DB">
        <w:rPr>
          <w:rFonts w:ascii="Times New Roman" w:hAnsi="Times New Roman" w:cs="Times New Roman"/>
          <w:sz w:val="24"/>
          <w:szCs w:val="24"/>
          <w:lang w:val="en-US"/>
        </w:rPr>
        <w:t xml:space="preserve">Halibut </w:t>
      </w:r>
      <w:r w:rsidR="00273BB8">
        <w:rPr>
          <w:rFonts w:ascii="Times New Roman" w:hAnsi="Times New Roman" w:cs="Times New Roman"/>
          <w:sz w:val="24"/>
          <w:szCs w:val="24"/>
          <w:lang w:val="en-US"/>
        </w:rPr>
        <w:t xml:space="preserve">and </w:t>
      </w:r>
      <w:r w:rsidR="008030DB">
        <w:rPr>
          <w:rFonts w:ascii="Times New Roman" w:hAnsi="Times New Roman" w:cs="Times New Roman"/>
          <w:sz w:val="24"/>
          <w:szCs w:val="24"/>
          <w:lang w:val="en-US"/>
        </w:rPr>
        <w:t xml:space="preserve">Black Rockfish </w:t>
      </w:r>
      <w:del w:id="143" w:author="Thomas Carruthers" w:date="2026-04-27T16:13:00Z" w16du:dateUtc="2026-04-27T23:13:00Z">
        <w:r w:rsidR="00502C75" w:rsidDel="00502C75">
          <w:rPr>
            <w:rFonts w:ascii="Times New Roman" w:hAnsi="Times New Roman" w:cs="Times New Roman"/>
            <w:sz w:val="24"/>
            <w:szCs w:val="24"/>
            <w:lang w:val="en-US"/>
          </w:rPr>
          <w:delText xml:space="preserve">exploitation rate </w:delText>
        </w:r>
      </w:del>
      <w:ins w:id="144" w:author="Thomas Carruthers" w:date="2026-04-27T16:14:00Z" w16du:dateUtc="2026-04-27T23:14:00Z">
        <w:r w:rsidR="00502C75">
          <w:rPr>
            <w:rFonts w:ascii="Times New Roman" w:hAnsi="Times New Roman" w:cs="Times New Roman"/>
            <w:sz w:val="24"/>
            <w:szCs w:val="24"/>
            <w:lang w:val="en-US"/>
          </w:rPr>
          <w:t xml:space="preserve">exploitation rate </w:t>
        </w:r>
      </w:ins>
      <w:r w:rsidR="00EA363E">
        <w:rPr>
          <w:rFonts w:ascii="Times New Roman" w:hAnsi="Times New Roman" w:cs="Times New Roman"/>
          <w:sz w:val="24"/>
          <w:szCs w:val="24"/>
          <w:lang w:val="en-US"/>
        </w:rPr>
        <w:t xml:space="preserve">(e.g. marine protected areas, depth restrictions, seasons) are </w:t>
      </w:r>
      <w:r w:rsidR="002221DA">
        <w:rPr>
          <w:rFonts w:ascii="Times New Roman" w:hAnsi="Times New Roman" w:cs="Times New Roman"/>
          <w:sz w:val="24"/>
          <w:szCs w:val="24"/>
          <w:lang w:val="en-US"/>
        </w:rPr>
        <w:t>implicitly modeled as unchanging</w:t>
      </w:r>
      <w:r w:rsidR="00836639">
        <w:rPr>
          <w:rFonts w:ascii="Times New Roman" w:hAnsi="Times New Roman" w:cs="Times New Roman"/>
          <w:sz w:val="24"/>
          <w:szCs w:val="24"/>
          <w:lang w:val="en-US"/>
        </w:rPr>
        <w:t>.</w:t>
      </w:r>
      <w:r w:rsidR="002221DA">
        <w:rPr>
          <w:rFonts w:ascii="Times New Roman" w:hAnsi="Times New Roman" w:cs="Times New Roman"/>
          <w:sz w:val="24"/>
          <w:szCs w:val="24"/>
          <w:lang w:val="en-US"/>
        </w:rPr>
        <w:t xml:space="preserve"> </w:t>
      </w:r>
      <w:r w:rsidR="00E31CE8">
        <w:rPr>
          <w:rFonts w:ascii="Times New Roman" w:hAnsi="Times New Roman" w:cs="Times New Roman"/>
          <w:sz w:val="24"/>
          <w:szCs w:val="24"/>
          <w:lang w:val="en-US"/>
        </w:rPr>
        <w:t>R</w:t>
      </w:r>
      <w:r w:rsidR="01C05242" w:rsidRPr="2880E9FB">
        <w:rPr>
          <w:rFonts w:ascii="Times New Roman" w:hAnsi="Times New Roman" w:cs="Times New Roman"/>
          <w:sz w:val="24"/>
          <w:szCs w:val="24"/>
          <w:lang w:val="en-US"/>
        </w:rPr>
        <w:t xml:space="preserve">eference points such as </w:t>
      </w:r>
      <w:r w:rsidR="4AA0C3A5" w:rsidRPr="2880E9FB">
        <w:rPr>
          <w:rFonts w:ascii="Times New Roman" w:hAnsi="Times New Roman" w:cs="Times New Roman"/>
          <w:sz w:val="24"/>
          <w:szCs w:val="24"/>
          <w:lang w:val="en-US"/>
        </w:rPr>
        <w:t xml:space="preserve">FMSY </w:t>
      </w:r>
      <w:r w:rsidR="0023E4D6" w:rsidRPr="2880E9FB">
        <w:rPr>
          <w:rFonts w:ascii="Times New Roman" w:hAnsi="Times New Roman" w:cs="Times New Roman"/>
          <w:sz w:val="24"/>
          <w:szCs w:val="24"/>
          <w:lang w:val="en-US"/>
        </w:rPr>
        <w:t>are</w:t>
      </w:r>
      <w:r w:rsidR="01C05242" w:rsidRPr="2880E9FB">
        <w:rPr>
          <w:rFonts w:ascii="Times New Roman" w:hAnsi="Times New Roman" w:cs="Times New Roman"/>
          <w:sz w:val="24"/>
          <w:szCs w:val="24"/>
          <w:lang w:val="en-US"/>
        </w:rPr>
        <w:t xml:space="preserve"> affected</w:t>
      </w:r>
      <w:r w:rsidR="4AA0C3A5" w:rsidRPr="2880E9FB">
        <w:rPr>
          <w:rFonts w:ascii="Times New Roman" w:hAnsi="Times New Roman" w:cs="Times New Roman"/>
          <w:sz w:val="24"/>
          <w:szCs w:val="24"/>
          <w:lang w:val="en-US"/>
        </w:rPr>
        <w:t xml:space="preserve"> </w:t>
      </w:r>
      <w:r w:rsidR="01C05242" w:rsidRPr="2880E9FB">
        <w:rPr>
          <w:rFonts w:ascii="Times New Roman" w:hAnsi="Times New Roman" w:cs="Times New Roman"/>
          <w:sz w:val="24"/>
          <w:szCs w:val="24"/>
          <w:lang w:val="en-US"/>
        </w:rPr>
        <w:t xml:space="preserve">by </w:t>
      </w:r>
      <w:r w:rsidR="008722D9">
        <w:rPr>
          <w:rFonts w:ascii="Times New Roman" w:hAnsi="Times New Roman" w:cs="Times New Roman"/>
          <w:sz w:val="24"/>
          <w:szCs w:val="24"/>
          <w:lang w:val="en-US"/>
        </w:rPr>
        <w:t>bag limit</w:t>
      </w:r>
      <w:r w:rsidR="4AA0C3A5" w:rsidRPr="2880E9FB">
        <w:rPr>
          <w:rFonts w:ascii="Times New Roman" w:hAnsi="Times New Roman" w:cs="Times New Roman"/>
          <w:sz w:val="24"/>
          <w:szCs w:val="24"/>
          <w:lang w:val="en-US"/>
        </w:rPr>
        <w:t xml:space="preserve">s </w:t>
      </w:r>
      <w:r w:rsidR="0023E4D6" w:rsidRPr="2880E9FB">
        <w:rPr>
          <w:rFonts w:ascii="Times New Roman" w:hAnsi="Times New Roman" w:cs="Times New Roman"/>
          <w:sz w:val="24"/>
          <w:szCs w:val="24"/>
          <w:lang w:val="en-US"/>
        </w:rPr>
        <w:t xml:space="preserve">and other regulations such as </w:t>
      </w:r>
      <w:r w:rsidR="4AA0C3A5" w:rsidRPr="2880E9FB">
        <w:rPr>
          <w:rFonts w:ascii="Times New Roman" w:hAnsi="Times New Roman" w:cs="Times New Roman"/>
          <w:sz w:val="24"/>
          <w:szCs w:val="24"/>
          <w:lang w:val="en-US"/>
        </w:rPr>
        <w:t xml:space="preserve">size limits and </w:t>
      </w:r>
      <w:r w:rsidR="0023E4D6" w:rsidRPr="2880E9FB">
        <w:rPr>
          <w:rFonts w:ascii="Times New Roman" w:hAnsi="Times New Roman" w:cs="Times New Roman"/>
          <w:sz w:val="24"/>
          <w:szCs w:val="24"/>
          <w:lang w:val="en-US"/>
        </w:rPr>
        <w:t xml:space="preserve">those impacting </w:t>
      </w:r>
      <w:r w:rsidR="4AA0C3A5" w:rsidRPr="2880E9FB">
        <w:rPr>
          <w:rFonts w:ascii="Times New Roman" w:hAnsi="Times New Roman" w:cs="Times New Roman"/>
          <w:sz w:val="24"/>
          <w:szCs w:val="24"/>
          <w:lang w:val="en-US"/>
        </w:rPr>
        <w:t>dead discarding</w:t>
      </w:r>
      <w:r w:rsidR="01C05242" w:rsidRPr="2880E9FB">
        <w:rPr>
          <w:rFonts w:ascii="Times New Roman" w:hAnsi="Times New Roman" w:cs="Times New Roman"/>
          <w:sz w:val="24"/>
          <w:szCs w:val="24"/>
          <w:lang w:val="en-US"/>
        </w:rPr>
        <w:t xml:space="preserve">. </w:t>
      </w:r>
      <w:r w:rsidR="0023E4D6" w:rsidRPr="2880E9FB">
        <w:rPr>
          <w:rFonts w:ascii="Times New Roman" w:hAnsi="Times New Roman" w:cs="Times New Roman"/>
          <w:sz w:val="24"/>
          <w:szCs w:val="24"/>
          <w:lang w:val="en-US"/>
        </w:rPr>
        <w:t xml:space="preserve">We chose to </w:t>
      </w:r>
      <w:r w:rsidR="596A6ED9" w:rsidRPr="2880E9FB">
        <w:rPr>
          <w:rFonts w:ascii="Times New Roman" w:hAnsi="Times New Roman" w:cs="Times New Roman"/>
          <w:sz w:val="24"/>
          <w:szCs w:val="24"/>
          <w:lang w:val="en-US"/>
        </w:rPr>
        <w:t xml:space="preserve">frame </w:t>
      </w:r>
      <w:r w:rsidR="0023E4D6" w:rsidRPr="2880E9FB">
        <w:rPr>
          <w:rFonts w:ascii="Times New Roman" w:hAnsi="Times New Roman" w:cs="Times New Roman"/>
          <w:sz w:val="24"/>
          <w:szCs w:val="24"/>
          <w:lang w:val="en-US"/>
        </w:rPr>
        <w:t xml:space="preserve">fishing mortality in terms of the exploitation rate on the most selected age class (‘apical F’) and </w:t>
      </w:r>
      <w:r w:rsidR="14D9DE49" w:rsidRPr="2880E9FB">
        <w:rPr>
          <w:rFonts w:ascii="Times New Roman" w:hAnsi="Times New Roman" w:cs="Times New Roman"/>
          <w:sz w:val="24"/>
          <w:szCs w:val="24"/>
          <w:lang w:val="en-US"/>
        </w:rPr>
        <w:t xml:space="preserve">evaluated projected MP performance by comparing </w:t>
      </w:r>
      <w:r w:rsidR="14D22EBD" w:rsidRPr="2880E9FB">
        <w:rPr>
          <w:rFonts w:ascii="Times New Roman" w:hAnsi="Times New Roman" w:cs="Times New Roman"/>
          <w:sz w:val="24"/>
          <w:szCs w:val="24"/>
          <w:lang w:val="en-US"/>
        </w:rPr>
        <w:t xml:space="preserve">apical F </w:t>
      </w:r>
      <w:r w:rsidR="14D9DE49" w:rsidRPr="2880E9FB">
        <w:rPr>
          <w:rFonts w:ascii="Times New Roman" w:hAnsi="Times New Roman" w:cs="Times New Roman"/>
          <w:sz w:val="24"/>
          <w:szCs w:val="24"/>
          <w:lang w:val="en-US"/>
        </w:rPr>
        <w:t>with the ex</w:t>
      </w:r>
      <w:r w:rsidR="0023E4D6" w:rsidRPr="2880E9FB">
        <w:rPr>
          <w:rFonts w:ascii="Times New Roman" w:hAnsi="Times New Roman" w:cs="Times New Roman"/>
          <w:sz w:val="24"/>
          <w:szCs w:val="24"/>
          <w:lang w:val="en-US"/>
        </w:rPr>
        <w:t>ploitation rate on the most selected age class at FMSY</w:t>
      </w:r>
      <w:r w:rsidR="6B4B7F41" w:rsidRPr="2880E9FB">
        <w:rPr>
          <w:rFonts w:ascii="Times New Roman" w:hAnsi="Times New Roman" w:cs="Times New Roman"/>
          <w:sz w:val="24"/>
          <w:szCs w:val="24"/>
          <w:lang w:val="en-US"/>
        </w:rPr>
        <w:t xml:space="preserve"> (‘apical FMSY’)</w:t>
      </w:r>
      <w:r w:rsidR="14D9DE49" w:rsidRPr="2880E9FB">
        <w:rPr>
          <w:rFonts w:ascii="Times New Roman" w:hAnsi="Times New Roman" w:cs="Times New Roman"/>
          <w:sz w:val="24"/>
          <w:szCs w:val="24"/>
          <w:lang w:val="en-US"/>
        </w:rPr>
        <w:t>, where FMSY was</w:t>
      </w:r>
      <w:r w:rsidR="0023E4D6" w:rsidRPr="2880E9FB">
        <w:rPr>
          <w:rFonts w:ascii="Times New Roman" w:hAnsi="Times New Roman" w:cs="Times New Roman"/>
          <w:sz w:val="24"/>
          <w:szCs w:val="24"/>
          <w:lang w:val="en-US"/>
        </w:rPr>
        <w:t xml:space="preserve"> calculated from conditions at the end of the historical time period. </w:t>
      </w:r>
      <w:r w:rsidR="14D9DE49" w:rsidRPr="2880E9FB">
        <w:rPr>
          <w:rFonts w:ascii="Times New Roman" w:hAnsi="Times New Roman" w:cs="Times New Roman"/>
          <w:sz w:val="24"/>
          <w:szCs w:val="24"/>
          <w:lang w:val="en-US"/>
        </w:rPr>
        <w:t>This definition of exploitation rate relative to FMSY provided a</w:t>
      </w:r>
      <w:r w:rsidR="16C994E1" w:rsidRPr="2880E9FB">
        <w:rPr>
          <w:rFonts w:ascii="Times New Roman" w:hAnsi="Times New Roman" w:cs="Times New Roman"/>
          <w:sz w:val="24"/>
          <w:szCs w:val="24"/>
          <w:lang w:val="en-US"/>
        </w:rPr>
        <w:t xml:space="preserve"> </w:t>
      </w:r>
      <w:r w:rsidR="00410CF6">
        <w:rPr>
          <w:rFonts w:ascii="Times New Roman" w:hAnsi="Times New Roman" w:cs="Times New Roman"/>
          <w:sz w:val="24"/>
          <w:szCs w:val="24"/>
          <w:lang w:val="en-US"/>
        </w:rPr>
        <w:t>constant reference point among MPs that could vary regulations such as minimum size limits</w:t>
      </w:r>
      <w:r w:rsidR="4AA0C3A5" w:rsidRPr="2880E9FB">
        <w:rPr>
          <w:rFonts w:ascii="Times New Roman" w:hAnsi="Times New Roman" w:cs="Times New Roman"/>
          <w:sz w:val="24"/>
          <w:szCs w:val="24"/>
          <w:lang w:val="en-US"/>
        </w:rPr>
        <w:t xml:space="preserve">. </w:t>
      </w:r>
      <w:r w:rsidR="003B749B">
        <w:rPr>
          <w:rFonts w:ascii="Times New Roman" w:hAnsi="Times New Roman" w:cs="Times New Roman"/>
          <w:sz w:val="24"/>
          <w:szCs w:val="24"/>
        </w:rPr>
        <w:t>A</w:t>
      </w:r>
      <w:r w:rsidR="264B718B" w:rsidRPr="2880E9FB">
        <w:rPr>
          <w:rFonts w:ascii="Times New Roman" w:hAnsi="Times New Roman" w:cs="Times New Roman"/>
          <w:sz w:val="24"/>
          <w:szCs w:val="24"/>
        </w:rPr>
        <w:t xml:space="preserve">lternative </w:t>
      </w:r>
      <w:r w:rsidR="008722D9">
        <w:rPr>
          <w:rFonts w:ascii="Times New Roman" w:hAnsi="Times New Roman" w:cs="Times New Roman"/>
          <w:sz w:val="24"/>
          <w:szCs w:val="24"/>
        </w:rPr>
        <w:t>bag limit</w:t>
      </w:r>
      <w:r w:rsidR="264B718B" w:rsidRPr="2880E9FB">
        <w:rPr>
          <w:rFonts w:ascii="Times New Roman" w:hAnsi="Times New Roman" w:cs="Times New Roman"/>
          <w:sz w:val="24"/>
          <w:szCs w:val="24"/>
        </w:rPr>
        <w:t xml:space="preserve"> policies were compared with varying fishing effort</w:t>
      </w:r>
      <w:r w:rsidR="14D9DE49" w:rsidRPr="2880E9FB">
        <w:rPr>
          <w:rFonts w:ascii="Times New Roman" w:hAnsi="Times New Roman" w:cs="Times New Roman"/>
          <w:sz w:val="24"/>
          <w:szCs w:val="24"/>
        </w:rPr>
        <w:t xml:space="preserve"> for both species, </w:t>
      </w:r>
      <w:r w:rsidR="264B718B" w:rsidRPr="2880E9FB">
        <w:rPr>
          <w:rFonts w:ascii="Times New Roman" w:hAnsi="Times New Roman" w:cs="Times New Roman"/>
          <w:sz w:val="24"/>
          <w:szCs w:val="24"/>
        </w:rPr>
        <w:t>size</w:t>
      </w:r>
      <w:r w:rsidR="0023E4D6" w:rsidRPr="2880E9FB">
        <w:rPr>
          <w:rFonts w:ascii="Times New Roman" w:hAnsi="Times New Roman" w:cs="Times New Roman"/>
          <w:sz w:val="24"/>
          <w:szCs w:val="24"/>
        </w:rPr>
        <w:t>-</w:t>
      </w:r>
      <w:r w:rsidR="264B718B" w:rsidRPr="2880E9FB">
        <w:rPr>
          <w:rFonts w:ascii="Times New Roman" w:hAnsi="Times New Roman" w:cs="Times New Roman"/>
          <w:sz w:val="24"/>
          <w:szCs w:val="24"/>
        </w:rPr>
        <w:t>limit regulations</w:t>
      </w:r>
      <w:r w:rsidR="14D9DE49" w:rsidRPr="2880E9FB">
        <w:rPr>
          <w:rFonts w:ascii="Times New Roman" w:hAnsi="Times New Roman" w:cs="Times New Roman"/>
          <w:sz w:val="24"/>
          <w:szCs w:val="24"/>
        </w:rPr>
        <w:t xml:space="preserve"> for </w:t>
      </w:r>
      <w:r w:rsidR="008030DB">
        <w:rPr>
          <w:rFonts w:ascii="Times New Roman" w:hAnsi="Times New Roman" w:cs="Times New Roman"/>
          <w:sz w:val="24"/>
          <w:szCs w:val="24"/>
        </w:rPr>
        <w:t>H</w:t>
      </w:r>
      <w:r w:rsidR="008030DB" w:rsidRPr="2880E9FB">
        <w:rPr>
          <w:rFonts w:ascii="Times New Roman" w:hAnsi="Times New Roman" w:cs="Times New Roman"/>
          <w:sz w:val="24"/>
          <w:szCs w:val="24"/>
        </w:rPr>
        <w:t xml:space="preserve">alibut </w:t>
      </w:r>
      <w:r w:rsidR="14D9DE49" w:rsidRPr="2880E9FB">
        <w:rPr>
          <w:rFonts w:ascii="Times New Roman" w:hAnsi="Times New Roman" w:cs="Times New Roman"/>
          <w:sz w:val="24"/>
          <w:szCs w:val="24"/>
        </w:rPr>
        <w:t xml:space="preserve">and discard mortality for </w:t>
      </w:r>
      <w:r w:rsidR="008030DB">
        <w:rPr>
          <w:rFonts w:ascii="Times New Roman" w:hAnsi="Times New Roman" w:cs="Times New Roman"/>
          <w:sz w:val="24"/>
          <w:szCs w:val="24"/>
        </w:rPr>
        <w:t>B</w:t>
      </w:r>
      <w:r w:rsidR="008030DB" w:rsidRPr="2880E9FB">
        <w:rPr>
          <w:rFonts w:ascii="Times New Roman" w:hAnsi="Times New Roman" w:cs="Times New Roman"/>
          <w:sz w:val="24"/>
          <w:szCs w:val="24"/>
        </w:rPr>
        <w:t xml:space="preserve">lack </w:t>
      </w:r>
      <w:r w:rsidR="008030DB">
        <w:rPr>
          <w:rFonts w:ascii="Times New Roman" w:hAnsi="Times New Roman" w:cs="Times New Roman"/>
          <w:sz w:val="24"/>
          <w:szCs w:val="24"/>
        </w:rPr>
        <w:t>R</w:t>
      </w:r>
      <w:r w:rsidR="008030DB" w:rsidRPr="2880E9FB">
        <w:rPr>
          <w:rFonts w:ascii="Times New Roman" w:hAnsi="Times New Roman" w:cs="Times New Roman"/>
          <w:sz w:val="24"/>
          <w:szCs w:val="24"/>
        </w:rPr>
        <w:t>ockfish</w:t>
      </w:r>
      <w:r w:rsidR="264B718B" w:rsidRPr="2880E9FB">
        <w:rPr>
          <w:rFonts w:ascii="Times New Roman" w:hAnsi="Times New Roman" w:cs="Times New Roman"/>
          <w:sz w:val="24"/>
          <w:szCs w:val="24"/>
        </w:rPr>
        <w:t xml:space="preserve">. </w:t>
      </w:r>
      <w:ins w:id="145" w:author="Thomas Carruthers" w:date="2026-04-24T09:43:00Z" w16du:dateUtc="2026-04-24T16:43:00Z">
        <w:r w:rsidR="00826F80">
          <w:rPr>
            <w:rFonts w:ascii="Times New Roman" w:hAnsi="Times New Roman" w:cs="Times New Roman"/>
            <w:sz w:val="24"/>
            <w:szCs w:val="24"/>
          </w:rPr>
          <w:t>Size limit polices were assumed to be followed exactly and affected the retention of recreational fishing fleets in future years</w:t>
        </w:r>
      </w:ins>
      <w:ins w:id="146" w:author="Thomas Carruthers" w:date="2026-04-24T09:44:00Z" w16du:dateUtc="2026-04-24T16:44:00Z">
        <w:r w:rsidR="00826F80">
          <w:rPr>
            <w:rFonts w:ascii="Times New Roman" w:hAnsi="Times New Roman" w:cs="Times New Roman"/>
            <w:sz w:val="24"/>
            <w:szCs w:val="24"/>
          </w:rPr>
          <w:t xml:space="preserve">. </w:t>
        </w:r>
      </w:ins>
      <w:ins w:id="147" w:author="Thomas Carruthers" w:date="2026-04-24T09:45:00Z" w16du:dateUtc="2026-04-24T16:45:00Z">
        <w:r w:rsidR="00826F80">
          <w:rPr>
            <w:rFonts w:ascii="Times New Roman" w:hAnsi="Times New Roman" w:cs="Times New Roman"/>
            <w:sz w:val="24"/>
            <w:szCs w:val="24"/>
          </w:rPr>
          <w:t>Fish caught in size classes below the minimum size limit were released (zero retention)</w:t>
        </w:r>
      </w:ins>
      <w:ins w:id="148" w:author="Thomas Carruthers" w:date="2026-04-24T09:44:00Z" w16du:dateUtc="2026-04-24T16:44:00Z">
        <w:r w:rsidR="00826F80">
          <w:rPr>
            <w:rFonts w:ascii="Times New Roman" w:hAnsi="Times New Roman" w:cs="Times New Roman"/>
            <w:sz w:val="24"/>
            <w:szCs w:val="24"/>
          </w:rPr>
          <w:t xml:space="preserve"> </w:t>
        </w:r>
      </w:ins>
      <w:ins w:id="149" w:author="Thomas Carruthers" w:date="2026-04-24T09:45:00Z" w16du:dateUtc="2026-04-24T16:45:00Z">
        <w:r w:rsidR="00826F80">
          <w:rPr>
            <w:rFonts w:ascii="Times New Roman" w:hAnsi="Times New Roman" w:cs="Times New Roman"/>
            <w:sz w:val="24"/>
            <w:szCs w:val="24"/>
          </w:rPr>
          <w:t>subject to p</w:t>
        </w:r>
      </w:ins>
      <w:ins w:id="150" w:author="Thomas Carruthers" w:date="2026-04-24T09:46:00Z" w16du:dateUtc="2026-04-24T16:46:00Z">
        <w:r w:rsidR="00826F80">
          <w:rPr>
            <w:rFonts w:ascii="Times New Roman" w:hAnsi="Times New Roman" w:cs="Times New Roman"/>
            <w:sz w:val="24"/>
            <w:szCs w:val="24"/>
          </w:rPr>
          <w:t xml:space="preserve">ost-release mortality rate. </w:t>
        </w:r>
      </w:ins>
    </w:p>
    <w:p w14:paraId="41923BB7" w14:textId="05FE5B82" w:rsidR="00B40F27" w:rsidRPr="007E2CD6" w:rsidRDefault="005E1D00">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3. </w:t>
      </w:r>
      <w:r w:rsidR="004946ED" w:rsidRPr="007E2CD6">
        <w:rPr>
          <w:rFonts w:ascii="Times New Roman" w:hAnsi="Times New Roman" w:cs="Times New Roman"/>
          <w:b/>
          <w:sz w:val="24"/>
          <w:szCs w:val="24"/>
        </w:rPr>
        <w:t>Results</w:t>
      </w:r>
    </w:p>
    <w:p w14:paraId="2209A9A2" w14:textId="77777777" w:rsidR="00B40F27" w:rsidRPr="007E2CD6" w:rsidRDefault="00B40F27">
      <w:pPr>
        <w:spacing w:line="480" w:lineRule="auto"/>
        <w:rPr>
          <w:rFonts w:ascii="Times New Roman" w:hAnsi="Times New Roman" w:cs="Times New Roman"/>
          <w:b/>
          <w:sz w:val="24"/>
          <w:szCs w:val="24"/>
        </w:rPr>
      </w:pPr>
    </w:p>
    <w:p w14:paraId="67BD70A2" w14:textId="181FDEA9" w:rsidR="00B40F27" w:rsidRPr="007E2CD6" w:rsidRDefault="005E1D00">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3.1. </w:t>
      </w:r>
      <w:r w:rsidR="004946ED" w:rsidRPr="007E2CD6">
        <w:rPr>
          <w:rFonts w:ascii="Times New Roman" w:hAnsi="Times New Roman" w:cs="Times New Roman"/>
          <w:b/>
          <w:i/>
          <w:sz w:val="24"/>
          <w:szCs w:val="24"/>
        </w:rPr>
        <w:t xml:space="preserve">Empirical </w:t>
      </w:r>
      <w:r>
        <w:rPr>
          <w:rFonts w:ascii="Times New Roman" w:hAnsi="Times New Roman" w:cs="Times New Roman"/>
          <w:b/>
          <w:i/>
          <w:sz w:val="24"/>
          <w:szCs w:val="24"/>
        </w:rPr>
        <w:t>E</w:t>
      </w:r>
      <w:r w:rsidR="004946ED" w:rsidRPr="007E2CD6">
        <w:rPr>
          <w:rFonts w:ascii="Times New Roman" w:hAnsi="Times New Roman" w:cs="Times New Roman"/>
          <w:b/>
          <w:i/>
          <w:sz w:val="24"/>
          <w:szCs w:val="24"/>
        </w:rPr>
        <w:t xml:space="preserve">valuation of the </w:t>
      </w:r>
      <w:r>
        <w:rPr>
          <w:rFonts w:ascii="Times New Roman" w:hAnsi="Times New Roman" w:cs="Times New Roman"/>
          <w:b/>
          <w:i/>
          <w:sz w:val="24"/>
          <w:szCs w:val="24"/>
        </w:rPr>
        <w:t>F</w:t>
      </w:r>
      <w:r w:rsidR="004946ED" w:rsidRPr="007E2CD6">
        <w:rPr>
          <w:rFonts w:ascii="Times New Roman" w:hAnsi="Times New Roman" w:cs="Times New Roman"/>
          <w:b/>
          <w:i/>
          <w:sz w:val="24"/>
          <w:szCs w:val="24"/>
        </w:rPr>
        <w:t xml:space="preserve">raction of </w:t>
      </w:r>
      <w:r>
        <w:rPr>
          <w:rFonts w:ascii="Times New Roman" w:hAnsi="Times New Roman" w:cs="Times New Roman"/>
          <w:b/>
          <w:i/>
          <w:sz w:val="24"/>
          <w:szCs w:val="24"/>
        </w:rPr>
        <w:t>F</w:t>
      </w:r>
      <w:r w:rsidR="004946ED" w:rsidRPr="007E2CD6">
        <w:rPr>
          <w:rFonts w:ascii="Times New Roman" w:hAnsi="Times New Roman" w:cs="Times New Roman"/>
          <w:b/>
          <w:i/>
          <w:sz w:val="24"/>
          <w:szCs w:val="24"/>
        </w:rPr>
        <w:t xml:space="preserve">ish </w:t>
      </w:r>
      <w:r>
        <w:rPr>
          <w:rFonts w:ascii="Times New Roman" w:hAnsi="Times New Roman" w:cs="Times New Roman"/>
          <w:b/>
          <w:i/>
          <w:sz w:val="24"/>
          <w:szCs w:val="24"/>
        </w:rPr>
        <w:t>R</w:t>
      </w:r>
      <w:r w:rsidR="004946ED" w:rsidRPr="007E2CD6">
        <w:rPr>
          <w:rFonts w:ascii="Times New Roman" w:hAnsi="Times New Roman" w:cs="Times New Roman"/>
          <w:b/>
          <w:i/>
          <w:sz w:val="24"/>
          <w:szCs w:val="24"/>
        </w:rPr>
        <w:t xml:space="preserve">eleased </w:t>
      </w:r>
      <w:r>
        <w:rPr>
          <w:rFonts w:ascii="Times New Roman" w:hAnsi="Times New Roman" w:cs="Times New Roman"/>
          <w:b/>
          <w:i/>
          <w:sz w:val="24"/>
          <w:szCs w:val="24"/>
        </w:rPr>
        <w:t>D</w:t>
      </w:r>
      <w:r w:rsidR="004946ED" w:rsidRPr="007E2CD6">
        <w:rPr>
          <w:rFonts w:ascii="Times New Roman" w:hAnsi="Times New Roman" w:cs="Times New Roman"/>
          <w:b/>
          <w:i/>
          <w:sz w:val="24"/>
          <w:szCs w:val="24"/>
        </w:rPr>
        <w:t xml:space="preserve">ue to </w:t>
      </w:r>
      <w:r>
        <w:rPr>
          <w:rFonts w:ascii="Times New Roman" w:hAnsi="Times New Roman" w:cs="Times New Roman"/>
          <w:b/>
          <w:i/>
          <w:sz w:val="24"/>
          <w:szCs w:val="24"/>
        </w:rPr>
        <w:t>R</w:t>
      </w:r>
      <w:r w:rsidR="004946ED" w:rsidRPr="007E2CD6">
        <w:rPr>
          <w:rFonts w:ascii="Times New Roman" w:hAnsi="Times New Roman" w:cs="Times New Roman"/>
          <w:b/>
          <w:i/>
          <w:sz w:val="24"/>
          <w:szCs w:val="24"/>
        </w:rPr>
        <w:t xml:space="preserve">eaching </w:t>
      </w:r>
      <w:r>
        <w:rPr>
          <w:rFonts w:ascii="Times New Roman" w:hAnsi="Times New Roman" w:cs="Times New Roman"/>
          <w:b/>
          <w:i/>
          <w:sz w:val="24"/>
          <w:szCs w:val="24"/>
        </w:rPr>
        <w:t>B</w:t>
      </w:r>
      <w:r w:rsidR="004946ED" w:rsidRPr="007E2CD6">
        <w:rPr>
          <w:rFonts w:ascii="Times New Roman" w:hAnsi="Times New Roman" w:cs="Times New Roman"/>
          <w:b/>
          <w:i/>
          <w:sz w:val="24"/>
          <w:szCs w:val="24"/>
        </w:rPr>
        <w:t xml:space="preserve">ag </w:t>
      </w:r>
      <w:r>
        <w:rPr>
          <w:rFonts w:ascii="Times New Roman" w:hAnsi="Times New Roman" w:cs="Times New Roman"/>
          <w:b/>
          <w:i/>
          <w:sz w:val="24"/>
          <w:szCs w:val="24"/>
        </w:rPr>
        <w:t>L</w:t>
      </w:r>
      <w:r w:rsidR="004946ED" w:rsidRPr="007E2CD6">
        <w:rPr>
          <w:rFonts w:ascii="Times New Roman" w:hAnsi="Times New Roman" w:cs="Times New Roman"/>
          <w:b/>
          <w:i/>
          <w:sz w:val="24"/>
          <w:szCs w:val="24"/>
        </w:rPr>
        <w:t>imits</w:t>
      </w:r>
    </w:p>
    <w:p w14:paraId="6996ED50" w14:textId="77777777" w:rsidR="00B40F27" w:rsidRPr="007E2CD6" w:rsidRDefault="00B40F27">
      <w:pPr>
        <w:spacing w:line="480" w:lineRule="auto"/>
        <w:ind w:left="720"/>
        <w:rPr>
          <w:rFonts w:ascii="Times New Roman" w:hAnsi="Times New Roman" w:cs="Times New Roman"/>
          <w:b/>
          <w:sz w:val="24"/>
          <w:szCs w:val="24"/>
        </w:rPr>
      </w:pPr>
    </w:p>
    <w:p w14:paraId="5E1AF692" w14:textId="6C5FB6B1" w:rsidR="00B40F27" w:rsidRPr="007E2CD6" w:rsidRDefault="69A568C9" w:rsidP="2E7551DE">
      <w:pPr>
        <w:spacing w:line="480" w:lineRule="auto"/>
        <w:rPr>
          <w:rFonts w:ascii="Times New Roman" w:hAnsi="Times New Roman" w:cs="Times New Roman"/>
          <w:sz w:val="24"/>
          <w:szCs w:val="24"/>
          <w:lang w:val="en-US"/>
        </w:rPr>
      </w:pPr>
      <w:r w:rsidRPr="6FC61A52">
        <w:rPr>
          <w:rFonts w:ascii="Times New Roman" w:hAnsi="Times New Roman" w:cs="Times New Roman"/>
          <w:sz w:val="24"/>
          <w:szCs w:val="24"/>
          <w:lang w:val="en-US"/>
        </w:rPr>
        <w:t xml:space="preserve">The trip-level data were analyzed to quantify the </w:t>
      </w:r>
      <w:del w:id="151" w:author="Thomas Carruthers" w:date="2026-04-24T12:58:00Z" w16du:dateUtc="2026-04-24T19:58:00Z">
        <w:r w:rsidRPr="6FC61A52" w:rsidDel="00EF2020">
          <w:rPr>
            <w:rFonts w:ascii="Times New Roman" w:hAnsi="Times New Roman" w:cs="Times New Roman"/>
            <w:sz w:val="24"/>
            <w:szCs w:val="24"/>
            <w:lang w:val="en-US"/>
          </w:rPr>
          <w:delText xml:space="preserve">expected </w:delText>
        </w:r>
      </w:del>
      <w:r w:rsidRPr="6FC61A52">
        <w:rPr>
          <w:rFonts w:ascii="Times New Roman" w:hAnsi="Times New Roman" w:cs="Times New Roman"/>
          <w:sz w:val="24"/>
          <w:szCs w:val="24"/>
          <w:lang w:val="en-US"/>
        </w:rPr>
        <w:t xml:space="preserve">fraction of released fish </w:t>
      </w:r>
      <w:ins w:id="152" w:author="Thomas Carruthers" w:date="2026-04-24T12:58:00Z" w16du:dateUtc="2026-04-24T19:58:00Z">
        <w:r w:rsidR="00EF2020">
          <w:rPr>
            <w:rFonts w:ascii="Times New Roman" w:hAnsi="Times New Roman" w:cs="Times New Roman"/>
            <w:sz w:val="24"/>
            <w:szCs w:val="24"/>
            <w:lang w:val="en-US"/>
          </w:rPr>
          <w:t xml:space="preserve">that would have been released </w:t>
        </w:r>
      </w:ins>
      <w:r w:rsidRPr="6FC61A52">
        <w:rPr>
          <w:rFonts w:ascii="Times New Roman" w:hAnsi="Times New Roman" w:cs="Times New Roman"/>
          <w:sz w:val="24"/>
          <w:szCs w:val="24"/>
          <w:lang w:val="en-US"/>
        </w:rPr>
        <w:t xml:space="preserve">due to the </w:t>
      </w:r>
      <w:r w:rsidR="74AF4A9D" w:rsidRPr="6FC61A52">
        <w:rPr>
          <w:rFonts w:ascii="Times New Roman" w:hAnsi="Times New Roman" w:cs="Times New Roman"/>
          <w:sz w:val="24"/>
          <w:szCs w:val="24"/>
          <w:lang w:val="en-US"/>
        </w:rPr>
        <w:t xml:space="preserve">3 fish </w:t>
      </w:r>
      <w:r w:rsidRPr="6FC61A52">
        <w:rPr>
          <w:rFonts w:ascii="Times New Roman" w:hAnsi="Times New Roman" w:cs="Times New Roman"/>
          <w:sz w:val="24"/>
          <w:szCs w:val="24"/>
          <w:lang w:val="en-US"/>
        </w:rPr>
        <w:t>bag limit</w:t>
      </w:r>
      <w:r w:rsidR="74AF4A9D" w:rsidRPr="6FC61A52">
        <w:rPr>
          <w:rFonts w:ascii="Times New Roman" w:hAnsi="Times New Roman" w:cs="Times New Roman"/>
          <w:sz w:val="24"/>
          <w:szCs w:val="24"/>
          <w:lang w:val="en-US"/>
        </w:rPr>
        <w:t xml:space="preserve"> for </w:t>
      </w:r>
      <w:r w:rsidR="008030DB">
        <w:rPr>
          <w:rFonts w:ascii="Times New Roman" w:hAnsi="Times New Roman" w:cs="Times New Roman"/>
          <w:sz w:val="24"/>
          <w:szCs w:val="24"/>
          <w:lang w:val="en-US"/>
        </w:rPr>
        <w:t>H</w:t>
      </w:r>
      <w:r w:rsidR="008030DB" w:rsidRPr="6FC61A52">
        <w:rPr>
          <w:rFonts w:ascii="Times New Roman" w:hAnsi="Times New Roman" w:cs="Times New Roman"/>
          <w:sz w:val="24"/>
          <w:szCs w:val="24"/>
          <w:lang w:val="en-US"/>
        </w:rPr>
        <w:t xml:space="preserve">alibut </w:t>
      </w:r>
      <w:r w:rsidR="74AF4A9D" w:rsidRPr="6FC61A52">
        <w:rPr>
          <w:rFonts w:ascii="Times New Roman" w:hAnsi="Times New Roman" w:cs="Times New Roman"/>
          <w:sz w:val="24"/>
          <w:szCs w:val="24"/>
          <w:lang w:val="en-US"/>
        </w:rPr>
        <w:t xml:space="preserve">and the varying bag limits ranging from 3-10 fish for </w:t>
      </w:r>
      <w:r w:rsidR="008030DB">
        <w:rPr>
          <w:rFonts w:ascii="Times New Roman" w:hAnsi="Times New Roman" w:cs="Times New Roman"/>
          <w:sz w:val="24"/>
          <w:szCs w:val="24"/>
          <w:lang w:val="en-US"/>
        </w:rPr>
        <w:t>Black R</w:t>
      </w:r>
      <w:r w:rsidR="008030DB" w:rsidRPr="6FC61A52">
        <w:rPr>
          <w:rFonts w:ascii="Times New Roman" w:hAnsi="Times New Roman" w:cs="Times New Roman"/>
          <w:sz w:val="24"/>
          <w:szCs w:val="24"/>
          <w:lang w:val="en-US"/>
        </w:rPr>
        <w:t>ockfish</w:t>
      </w:r>
      <w:r w:rsidR="74AF4A9D" w:rsidRPr="6FC61A52">
        <w:rPr>
          <w:rFonts w:ascii="Times New Roman" w:hAnsi="Times New Roman" w:cs="Times New Roman"/>
          <w:sz w:val="24"/>
          <w:szCs w:val="24"/>
          <w:lang w:val="en-US"/>
        </w:rPr>
        <w:t>.</w:t>
      </w:r>
      <w:r w:rsidR="00C90321">
        <w:rPr>
          <w:rFonts w:ascii="Times New Roman" w:hAnsi="Times New Roman" w:cs="Times New Roman"/>
          <w:sz w:val="24"/>
          <w:szCs w:val="24"/>
          <w:lang w:val="en-US"/>
        </w:rPr>
        <w:t xml:space="preserve"> </w:t>
      </w:r>
      <w:r w:rsidRPr="6FC61A52">
        <w:rPr>
          <w:rFonts w:ascii="Times New Roman" w:hAnsi="Times New Roman" w:cs="Times New Roman"/>
          <w:sz w:val="24"/>
          <w:szCs w:val="24"/>
          <w:lang w:val="en-US"/>
        </w:rPr>
        <w:t xml:space="preserve">For trips where the total number of </w:t>
      </w:r>
      <w:del w:id="153" w:author="Thomas Carruthers" w:date="2026-04-27T11:29:00Z" w16du:dateUtc="2026-04-27T18:29:00Z">
        <w:r w:rsidRPr="6FC61A52" w:rsidDel="00D534D4">
          <w:rPr>
            <w:rFonts w:ascii="Times New Roman" w:hAnsi="Times New Roman" w:cs="Times New Roman"/>
            <w:sz w:val="24"/>
            <w:szCs w:val="24"/>
            <w:lang w:val="en-US"/>
          </w:rPr>
          <w:delText xml:space="preserve">landed </w:delText>
        </w:r>
      </w:del>
      <w:ins w:id="154" w:author="Thomas Carruthers" w:date="2026-04-27T11:29:00Z" w16du:dateUtc="2026-04-27T18:29:00Z">
        <w:r w:rsidR="00D534D4">
          <w:rPr>
            <w:rFonts w:ascii="Times New Roman" w:hAnsi="Times New Roman" w:cs="Times New Roman"/>
            <w:sz w:val="24"/>
            <w:szCs w:val="24"/>
            <w:lang w:val="en-US"/>
          </w:rPr>
          <w:t>caught</w:t>
        </w:r>
        <w:r w:rsidR="00D534D4" w:rsidRPr="6FC61A52">
          <w:rPr>
            <w:rFonts w:ascii="Times New Roman" w:hAnsi="Times New Roman" w:cs="Times New Roman"/>
            <w:sz w:val="24"/>
            <w:szCs w:val="24"/>
            <w:lang w:val="en-US"/>
          </w:rPr>
          <w:t xml:space="preserve"> </w:t>
        </w:r>
      </w:ins>
      <w:r w:rsidRPr="6FC61A52">
        <w:rPr>
          <w:rFonts w:ascii="Times New Roman" w:hAnsi="Times New Roman" w:cs="Times New Roman"/>
          <w:sz w:val="24"/>
          <w:szCs w:val="24"/>
          <w:lang w:val="en-US"/>
        </w:rPr>
        <w:t xml:space="preserve">fish exceeded the bag limit, the difference was recorded and summed by year and management area. In this way the </w:t>
      </w:r>
      <w:r w:rsidR="5DEADD51" w:rsidRPr="6FC61A52">
        <w:rPr>
          <w:rFonts w:ascii="Times New Roman" w:hAnsi="Times New Roman" w:cs="Times New Roman"/>
          <w:sz w:val="24"/>
          <w:szCs w:val="24"/>
          <w:lang w:val="en-US"/>
        </w:rPr>
        <w:t>expected</w:t>
      </w:r>
      <w:r w:rsidRPr="6FC61A52">
        <w:rPr>
          <w:rFonts w:ascii="Times New Roman" w:hAnsi="Times New Roman" w:cs="Times New Roman"/>
          <w:sz w:val="24"/>
          <w:szCs w:val="24"/>
          <w:lang w:val="en-US"/>
        </w:rPr>
        <w:t xml:space="preserve"> fraction of releases due to the bag limit regulation could be calculated</w:t>
      </w:r>
      <w:r w:rsidR="5DEADD51" w:rsidRPr="6FC61A52">
        <w:rPr>
          <w:rFonts w:ascii="Times New Roman" w:hAnsi="Times New Roman" w:cs="Times New Roman"/>
          <w:sz w:val="24"/>
          <w:szCs w:val="24"/>
          <w:lang w:val="en-US"/>
        </w:rPr>
        <w:t xml:space="preserve"> directly</w:t>
      </w:r>
      <w:r w:rsidRPr="6FC61A52">
        <w:rPr>
          <w:rFonts w:ascii="Times New Roman" w:hAnsi="Times New Roman" w:cs="Times New Roman"/>
          <w:sz w:val="24"/>
          <w:szCs w:val="24"/>
          <w:lang w:val="en-US"/>
        </w:rPr>
        <w:t xml:space="preserve">. </w:t>
      </w:r>
      <w:r w:rsidR="00CC72C4">
        <w:rPr>
          <w:rFonts w:ascii="Times New Roman" w:hAnsi="Times New Roman" w:cs="Times New Roman"/>
          <w:sz w:val="24"/>
          <w:szCs w:val="24"/>
          <w:lang w:val="en-US"/>
        </w:rPr>
        <w:t xml:space="preserve">This analysis is similar to the </w:t>
      </w:r>
      <w:r w:rsidR="0050599F">
        <w:rPr>
          <w:rFonts w:ascii="Times New Roman" w:hAnsi="Times New Roman" w:cs="Times New Roman"/>
          <w:sz w:val="24"/>
          <w:szCs w:val="24"/>
          <w:lang w:val="en-US"/>
        </w:rPr>
        <w:t xml:space="preserve">retrospective </w:t>
      </w:r>
      <w:r w:rsidR="00BE3AAF">
        <w:rPr>
          <w:rFonts w:ascii="Times New Roman" w:hAnsi="Times New Roman" w:cs="Times New Roman"/>
          <w:sz w:val="24"/>
          <w:szCs w:val="24"/>
          <w:lang w:val="en-US"/>
        </w:rPr>
        <w:t>bag limit decision support tools mentioned in the introduction and our</w:t>
      </w:r>
      <w:r w:rsidRPr="6FC61A52">
        <w:rPr>
          <w:rFonts w:ascii="Times New Roman" w:hAnsi="Times New Roman" w:cs="Times New Roman"/>
          <w:sz w:val="24"/>
          <w:szCs w:val="24"/>
          <w:lang w:val="en-US"/>
        </w:rPr>
        <w:t xml:space="preserve"> purpose </w:t>
      </w:r>
      <w:r w:rsidR="00850431">
        <w:rPr>
          <w:rFonts w:ascii="Times New Roman" w:hAnsi="Times New Roman" w:cs="Times New Roman"/>
          <w:sz w:val="24"/>
          <w:szCs w:val="24"/>
          <w:lang w:val="en-US"/>
        </w:rPr>
        <w:t>was</w:t>
      </w:r>
      <w:r w:rsidRPr="6FC61A52">
        <w:rPr>
          <w:rFonts w:ascii="Times New Roman" w:hAnsi="Times New Roman" w:cs="Times New Roman"/>
          <w:sz w:val="24"/>
          <w:szCs w:val="24"/>
          <w:lang w:val="en-US"/>
        </w:rPr>
        <w:t xml:space="preserve"> to gain an intuition</w:t>
      </w:r>
      <w:r w:rsidR="00DF3672">
        <w:rPr>
          <w:rFonts w:ascii="Times New Roman" w:hAnsi="Times New Roman" w:cs="Times New Roman"/>
          <w:sz w:val="24"/>
          <w:szCs w:val="24"/>
          <w:lang w:val="en-US"/>
        </w:rPr>
        <w:t xml:space="preserve"> into the degree to which bag limits have been restrictive in the past</w:t>
      </w:r>
      <w:r w:rsidRPr="6FC61A52">
        <w:rPr>
          <w:rFonts w:ascii="Times New Roman" w:hAnsi="Times New Roman" w:cs="Times New Roman"/>
          <w:sz w:val="24"/>
          <w:szCs w:val="24"/>
          <w:lang w:val="en-US"/>
        </w:rPr>
        <w:t xml:space="preserve">. </w:t>
      </w:r>
    </w:p>
    <w:p w14:paraId="4B721714" w14:textId="77777777" w:rsidR="00B40F27" w:rsidRPr="007E2CD6" w:rsidRDefault="00B40F27">
      <w:pPr>
        <w:spacing w:line="480" w:lineRule="auto"/>
        <w:rPr>
          <w:rFonts w:ascii="Times New Roman" w:hAnsi="Times New Roman" w:cs="Times New Roman"/>
          <w:sz w:val="24"/>
          <w:szCs w:val="24"/>
        </w:rPr>
      </w:pPr>
    </w:p>
    <w:p w14:paraId="72EC4483" w14:textId="1ED79D00" w:rsidR="00B40F27"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Until 201</w:t>
      </w:r>
      <w:r w:rsidR="001A4421">
        <w:rPr>
          <w:rFonts w:ascii="Times New Roman" w:hAnsi="Times New Roman" w:cs="Times New Roman"/>
          <w:sz w:val="24"/>
          <w:szCs w:val="24"/>
          <w:lang w:val="en-US"/>
        </w:rPr>
        <w:t>4</w:t>
      </w:r>
      <w:r w:rsidRPr="2E7551DE">
        <w:rPr>
          <w:rFonts w:ascii="Times New Roman" w:hAnsi="Times New Roman" w:cs="Times New Roman"/>
          <w:sz w:val="24"/>
          <w:szCs w:val="24"/>
          <w:lang w:val="en-US"/>
        </w:rPr>
        <w:t xml:space="preserve">, </w:t>
      </w:r>
      <w:r w:rsidR="007E6E59" w:rsidRPr="2E7551DE">
        <w:rPr>
          <w:rFonts w:ascii="Times New Roman" w:hAnsi="Times New Roman" w:cs="Times New Roman"/>
          <w:sz w:val="24"/>
          <w:szCs w:val="24"/>
          <w:lang w:val="en-US"/>
        </w:rPr>
        <w:t>logbook</w:t>
      </w:r>
      <w:r w:rsidRPr="2E7551DE">
        <w:rPr>
          <w:rFonts w:ascii="Times New Roman" w:hAnsi="Times New Roman" w:cs="Times New Roman"/>
          <w:sz w:val="24"/>
          <w:szCs w:val="24"/>
          <w:lang w:val="en-US"/>
        </w:rPr>
        <w:t xml:space="preserve"> data suggest that release rates</w:t>
      </w:r>
      <w:r w:rsidR="00955098" w:rsidRPr="2E7551DE">
        <w:rPr>
          <w:rFonts w:ascii="Times New Roman" w:hAnsi="Times New Roman" w:cs="Times New Roman"/>
          <w:sz w:val="24"/>
          <w:szCs w:val="24"/>
          <w:lang w:val="en-US"/>
        </w:rPr>
        <w:t xml:space="preserve"> of </w:t>
      </w:r>
      <w:r w:rsidR="008030DB">
        <w:rPr>
          <w:rFonts w:ascii="Times New Roman" w:hAnsi="Times New Roman" w:cs="Times New Roman"/>
          <w:sz w:val="24"/>
          <w:szCs w:val="24"/>
          <w:lang w:val="en-US"/>
        </w:rPr>
        <w:t>H</w:t>
      </w:r>
      <w:r w:rsidR="008030DB" w:rsidRPr="2E7551DE">
        <w:rPr>
          <w:rFonts w:ascii="Times New Roman" w:hAnsi="Times New Roman" w:cs="Times New Roman"/>
          <w:sz w:val="24"/>
          <w:szCs w:val="24"/>
          <w:lang w:val="en-US"/>
        </w:rPr>
        <w:t xml:space="preserve">alibut </w:t>
      </w:r>
      <w:r w:rsidRPr="2E7551DE">
        <w:rPr>
          <w:rFonts w:ascii="Times New Roman" w:hAnsi="Times New Roman" w:cs="Times New Roman"/>
          <w:sz w:val="24"/>
          <w:szCs w:val="24"/>
          <w:lang w:val="en-US"/>
        </w:rPr>
        <w:t xml:space="preserve">due to the bag limit </w:t>
      </w:r>
      <w:r w:rsidR="00C20A55">
        <w:rPr>
          <w:rFonts w:ascii="Times New Roman" w:hAnsi="Times New Roman" w:cs="Times New Roman"/>
          <w:sz w:val="24"/>
          <w:szCs w:val="24"/>
          <w:lang w:val="en-US"/>
        </w:rPr>
        <w:t>have been</w:t>
      </w:r>
      <w:r w:rsidRPr="2E7551DE">
        <w:rPr>
          <w:rFonts w:ascii="Times New Roman" w:hAnsi="Times New Roman" w:cs="Times New Roman"/>
          <w:sz w:val="24"/>
          <w:szCs w:val="24"/>
          <w:lang w:val="en-US"/>
        </w:rPr>
        <w:t xml:space="preserve"> close to zero for most years, with occasional years where release fractions could exceed 10%. After 2015, the </w:t>
      </w:r>
      <w:r w:rsidR="00955098" w:rsidRPr="2E7551DE">
        <w:rPr>
          <w:rFonts w:ascii="Times New Roman" w:hAnsi="Times New Roman" w:cs="Times New Roman"/>
          <w:sz w:val="24"/>
          <w:szCs w:val="24"/>
          <w:lang w:val="en-US"/>
        </w:rPr>
        <w:t xml:space="preserve">predicted </w:t>
      </w:r>
      <w:r w:rsidRPr="2E7551DE">
        <w:rPr>
          <w:rFonts w:ascii="Times New Roman" w:hAnsi="Times New Roman" w:cs="Times New Roman"/>
          <w:sz w:val="24"/>
          <w:szCs w:val="24"/>
          <w:lang w:val="en-US"/>
        </w:rPr>
        <w:t>release fractions increase</w:t>
      </w:r>
      <w:r w:rsidR="00955098" w:rsidRPr="2E7551DE">
        <w:rPr>
          <w:rFonts w:ascii="Times New Roman" w:hAnsi="Times New Roman" w:cs="Times New Roman"/>
          <w:sz w:val="24"/>
          <w:szCs w:val="24"/>
          <w:lang w:val="en-US"/>
        </w:rPr>
        <w:t xml:space="preserve">d </w:t>
      </w:r>
      <w:r w:rsidRPr="2E7551DE">
        <w:rPr>
          <w:rFonts w:ascii="Times New Roman" w:hAnsi="Times New Roman" w:cs="Times New Roman"/>
          <w:sz w:val="24"/>
          <w:szCs w:val="24"/>
          <w:lang w:val="en-US"/>
        </w:rPr>
        <w:t>to between 20 and 30%</w:t>
      </w:r>
      <w:r w:rsidR="00955098" w:rsidRPr="2E7551DE">
        <w:rPr>
          <w:rFonts w:ascii="Times New Roman" w:hAnsi="Times New Roman" w:cs="Times New Roman"/>
          <w:sz w:val="24"/>
          <w:szCs w:val="24"/>
          <w:lang w:val="en-US"/>
        </w:rPr>
        <w:t xml:space="preserve"> due to increases in observed catch rates</w:t>
      </w:r>
      <w:r w:rsidRPr="2E7551DE">
        <w:rPr>
          <w:rFonts w:ascii="Times New Roman" w:hAnsi="Times New Roman" w:cs="Times New Roman"/>
          <w:sz w:val="24"/>
          <w:szCs w:val="24"/>
          <w:lang w:val="en-US"/>
        </w:rPr>
        <w:t xml:space="preserve"> (Figure </w:t>
      </w:r>
      <w:r w:rsidR="00FB38A8" w:rsidRPr="2E7551DE">
        <w:rPr>
          <w:rFonts w:ascii="Times New Roman" w:hAnsi="Times New Roman" w:cs="Times New Roman"/>
          <w:sz w:val="24"/>
          <w:szCs w:val="24"/>
          <w:lang w:val="en-US"/>
        </w:rPr>
        <w:t>6</w:t>
      </w:r>
      <w:r w:rsidRPr="2E7551DE">
        <w:rPr>
          <w:rFonts w:ascii="Times New Roman" w:hAnsi="Times New Roman" w:cs="Times New Roman"/>
          <w:sz w:val="24"/>
          <w:szCs w:val="24"/>
          <w:lang w:val="en-US"/>
        </w:rPr>
        <w:t xml:space="preserve">, left hand panel). </w:t>
      </w:r>
      <w:r w:rsidR="003835D0" w:rsidRPr="2E7551DE">
        <w:rPr>
          <w:rFonts w:ascii="Times New Roman" w:hAnsi="Times New Roman" w:cs="Times New Roman"/>
          <w:sz w:val="24"/>
          <w:szCs w:val="24"/>
          <w:lang w:val="en-US"/>
        </w:rPr>
        <w:t>According to this empirical analysis, t</w:t>
      </w:r>
      <w:r w:rsidR="00955098" w:rsidRPr="2E7551DE">
        <w:rPr>
          <w:rFonts w:ascii="Times New Roman" w:hAnsi="Times New Roman" w:cs="Times New Roman"/>
          <w:sz w:val="24"/>
          <w:szCs w:val="24"/>
          <w:lang w:val="en-US"/>
        </w:rPr>
        <w:t xml:space="preserve">he reduction in </w:t>
      </w:r>
      <w:r w:rsidR="008722D9">
        <w:rPr>
          <w:rFonts w:ascii="Times New Roman" w:hAnsi="Times New Roman" w:cs="Times New Roman"/>
          <w:sz w:val="24"/>
          <w:szCs w:val="24"/>
          <w:lang w:val="en-US"/>
        </w:rPr>
        <w:t>bag limit</w:t>
      </w:r>
      <w:r w:rsidR="00955098" w:rsidRPr="2E7551DE">
        <w:rPr>
          <w:rFonts w:ascii="Times New Roman" w:hAnsi="Times New Roman" w:cs="Times New Roman"/>
          <w:sz w:val="24"/>
          <w:szCs w:val="24"/>
          <w:lang w:val="en-US"/>
        </w:rPr>
        <w:t xml:space="preserve">s for Black Rockfish </w:t>
      </w:r>
      <w:r w:rsidR="007E55D6" w:rsidRPr="2E7551DE">
        <w:rPr>
          <w:rFonts w:ascii="Times New Roman" w:hAnsi="Times New Roman" w:cs="Times New Roman"/>
          <w:sz w:val="24"/>
          <w:szCs w:val="24"/>
          <w:lang w:val="en-US"/>
        </w:rPr>
        <w:t>could be expected to drive a</w:t>
      </w:r>
      <w:r w:rsidR="00955098" w:rsidRPr="2E7551DE">
        <w:rPr>
          <w:rFonts w:ascii="Times New Roman" w:hAnsi="Times New Roman" w:cs="Times New Roman"/>
          <w:sz w:val="24"/>
          <w:szCs w:val="24"/>
          <w:lang w:val="en-US"/>
        </w:rPr>
        <w:t xml:space="preserve"> large increase in predicted release rate from around 10% from 2005 – 2015) to 20 – 35% between 2015 and 2020 (Figure </w:t>
      </w:r>
      <w:r w:rsidR="00FB38A8" w:rsidRPr="2E7551DE">
        <w:rPr>
          <w:rFonts w:ascii="Times New Roman" w:hAnsi="Times New Roman" w:cs="Times New Roman"/>
          <w:sz w:val="24"/>
          <w:szCs w:val="24"/>
          <w:lang w:val="en-US"/>
        </w:rPr>
        <w:t>6</w:t>
      </w:r>
      <w:r w:rsidR="00955098" w:rsidRPr="2E7551DE">
        <w:rPr>
          <w:rFonts w:ascii="Times New Roman" w:hAnsi="Times New Roman" w:cs="Times New Roman"/>
          <w:sz w:val="24"/>
          <w:szCs w:val="24"/>
          <w:lang w:val="en-US"/>
        </w:rPr>
        <w:t xml:space="preserve">, right hand panel). </w:t>
      </w:r>
    </w:p>
    <w:p w14:paraId="6D0D4528" w14:textId="77777777" w:rsidR="00B40F27" w:rsidRPr="007E2CD6" w:rsidRDefault="00B40F27">
      <w:pPr>
        <w:spacing w:line="480" w:lineRule="auto"/>
        <w:rPr>
          <w:rFonts w:ascii="Times New Roman" w:hAnsi="Times New Roman" w:cs="Times New Roman"/>
          <w:b/>
          <w:sz w:val="24"/>
          <w:szCs w:val="24"/>
        </w:rPr>
      </w:pPr>
    </w:p>
    <w:p w14:paraId="3122FB34" w14:textId="1270E3BF" w:rsidR="00B40F27" w:rsidRPr="007E2CD6" w:rsidRDefault="00524677">
      <w:pPr>
        <w:spacing w:line="480" w:lineRule="auto"/>
        <w:ind w:left="450"/>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0FDDDFE5" wp14:editId="7C06BED6">
            <wp:extent cx="5190409" cy="2731619"/>
            <wp:effectExtent l="0" t="0" r="0" b="0"/>
            <wp:docPr id="351439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3991" name="Picture 351439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4244" cy="2733637"/>
                    </a:xfrm>
                    <a:prstGeom prst="rect">
                      <a:avLst/>
                    </a:prstGeom>
                  </pic:spPr>
                </pic:pic>
              </a:graphicData>
            </a:graphic>
          </wp:inline>
        </w:drawing>
      </w:r>
    </w:p>
    <w:p w14:paraId="260BD47B" w14:textId="4E7CC120" w:rsidR="00B40F27"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Figure </w:t>
      </w:r>
      <w:r w:rsidR="00B81E98" w:rsidRPr="2E7551DE">
        <w:rPr>
          <w:rFonts w:ascii="Times New Roman" w:hAnsi="Times New Roman" w:cs="Times New Roman"/>
          <w:sz w:val="24"/>
          <w:szCs w:val="24"/>
          <w:lang w:val="en-US"/>
        </w:rPr>
        <w:t>6</w:t>
      </w:r>
      <w:r w:rsidRPr="2E7551DE">
        <w:rPr>
          <w:rFonts w:ascii="Times New Roman" w:hAnsi="Times New Roman" w:cs="Times New Roman"/>
          <w:sz w:val="24"/>
          <w:szCs w:val="24"/>
          <w:lang w:val="en-US"/>
        </w:rPr>
        <w:t xml:space="preserve">. Empirical </w:t>
      </w:r>
      <w:r w:rsidR="00524677" w:rsidRPr="2E7551DE">
        <w:rPr>
          <w:rFonts w:ascii="Times New Roman" w:hAnsi="Times New Roman" w:cs="Times New Roman"/>
          <w:sz w:val="24"/>
          <w:szCs w:val="24"/>
          <w:lang w:val="en-US"/>
        </w:rPr>
        <w:t>calculation</w:t>
      </w:r>
      <w:r w:rsidRPr="2E7551DE">
        <w:rPr>
          <w:rFonts w:ascii="Times New Roman" w:hAnsi="Times New Roman" w:cs="Times New Roman"/>
          <w:sz w:val="24"/>
          <w:szCs w:val="24"/>
          <w:lang w:val="en-US"/>
        </w:rPr>
        <w:t xml:space="preserve"> of release </w:t>
      </w:r>
      <w:r w:rsidR="00955098" w:rsidRPr="2E7551DE">
        <w:rPr>
          <w:rFonts w:ascii="Times New Roman" w:hAnsi="Times New Roman" w:cs="Times New Roman"/>
          <w:sz w:val="24"/>
          <w:szCs w:val="24"/>
          <w:lang w:val="en-US"/>
        </w:rPr>
        <w:t>rate</w:t>
      </w:r>
      <w:r w:rsidRPr="2E7551DE">
        <w:rPr>
          <w:rFonts w:ascii="Times New Roman" w:hAnsi="Times New Roman" w:cs="Times New Roman"/>
          <w:sz w:val="24"/>
          <w:szCs w:val="24"/>
          <w:lang w:val="en-US"/>
        </w:rPr>
        <w:t xml:space="preserve"> given the specified bag limits</w:t>
      </w:r>
      <w:r w:rsidR="00524677" w:rsidRPr="2E7551DE">
        <w:rPr>
          <w:rFonts w:ascii="Times New Roman" w:hAnsi="Times New Roman" w:cs="Times New Roman"/>
          <w:sz w:val="24"/>
          <w:szCs w:val="24"/>
          <w:lang w:val="en-US"/>
        </w:rPr>
        <w:t xml:space="preserve"> and observed logbook catch rate</w:t>
      </w:r>
      <w:r w:rsidR="006C61D1" w:rsidRPr="2E7551DE">
        <w:rPr>
          <w:rFonts w:ascii="Times New Roman" w:hAnsi="Times New Roman" w:cs="Times New Roman"/>
          <w:sz w:val="24"/>
          <w:szCs w:val="24"/>
          <w:lang w:val="en-US"/>
        </w:rPr>
        <w:t xml:space="preserve">. The plotted points are the </w:t>
      </w:r>
      <w:r w:rsidRPr="2E7551DE">
        <w:rPr>
          <w:rFonts w:ascii="Times New Roman" w:hAnsi="Times New Roman" w:cs="Times New Roman"/>
          <w:sz w:val="24"/>
          <w:szCs w:val="24"/>
          <w:lang w:val="en-US"/>
        </w:rPr>
        <w:t>fraction would have been released if the bag limit were adhered to perfectly</w:t>
      </w:r>
      <w:r w:rsidR="006C61D1" w:rsidRPr="2E7551DE">
        <w:rPr>
          <w:rFonts w:ascii="Times New Roman" w:hAnsi="Times New Roman" w:cs="Times New Roman"/>
          <w:sz w:val="24"/>
          <w:szCs w:val="24"/>
          <w:lang w:val="en-US"/>
        </w:rPr>
        <w:t xml:space="preserve"> given the historical bag limit</w:t>
      </w:r>
      <w:r w:rsidR="00524677" w:rsidRPr="2E7551DE">
        <w:rPr>
          <w:rFonts w:ascii="Times New Roman" w:hAnsi="Times New Roman" w:cs="Times New Roman"/>
          <w:sz w:val="24"/>
          <w:szCs w:val="24"/>
          <w:lang w:val="en-US"/>
        </w:rPr>
        <w:t xml:space="preserve"> (grey line, right axis)</w:t>
      </w:r>
      <w:r w:rsidR="006C61D1" w:rsidRPr="2E7551DE">
        <w:rPr>
          <w:rFonts w:ascii="Times New Roman" w:hAnsi="Times New Roman" w:cs="Times New Roman"/>
          <w:sz w:val="24"/>
          <w:szCs w:val="24"/>
          <w:lang w:val="en-US"/>
        </w:rPr>
        <w:t xml:space="preserve"> and the observed trip-level catch rates</w:t>
      </w:r>
      <w:r w:rsidRPr="2E7551DE">
        <w:rPr>
          <w:rFonts w:ascii="Times New Roman" w:hAnsi="Times New Roman" w:cs="Times New Roman"/>
          <w:sz w:val="24"/>
          <w:szCs w:val="24"/>
          <w:lang w:val="en-US"/>
        </w:rPr>
        <w:t>.</w:t>
      </w:r>
      <w:r w:rsidR="00C90321">
        <w:rPr>
          <w:rFonts w:ascii="Times New Roman" w:hAnsi="Times New Roman" w:cs="Times New Roman"/>
          <w:sz w:val="24"/>
          <w:szCs w:val="24"/>
          <w:lang w:val="en-US"/>
        </w:rPr>
        <w:t xml:space="preserve"> </w:t>
      </w:r>
      <w:r w:rsidR="00524677" w:rsidRPr="2E7551DE">
        <w:rPr>
          <w:rFonts w:ascii="Times New Roman" w:hAnsi="Times New Roman" w:cs="Times New Roman"/>
          <w:sz w:val="24"/>
          <w:szCs w:val="24"/>
          <w:lang w:val="en-US"/>
        </w:rPr>
        <w:t>Although bag</w:t>
      </w:r>
      <w:r w:rsidR="005E1D00">
        <w:rPr>
          <w:rFonts w:ascii="Times New Roman" w:hAnsi="Times New Roman" w:cs="Times New Roman"/>
          <w:sz w:val="24"/>
          <w:szCs w:val="24"/>
          <w:lang w:val="en-US"/>
        </w:rPr>
        <w:t xml:space="preserve"> </w:t>
      </w:r>
      <w:r w:rsidR="00524677" w:rsidRPr="2E7551DE">
        <w:rPr>
          <w:rFonts w:ascii="Times New Roman" w:hAnsi="Times New Roman" w:cs="Times New Roman"/>
          <w:sz w:val="24"/>
          <w:szCs w:val="24"/>
          <w:lang w:val="en-US"/>
        </w:rPr>
        <w:t xml:space="preserve">limits are imposed collectively on all </w:t>
      </w:r>
      <w:r w:rsidR="00573943">
        <w:rPr>
          <w:rFonts w:ascii="Times New Roman" w:hAnsi="Times New Roman" w:cs="Times New Roman"/>
          <w:sz w:val="24"/>
          <w:szCs w:val="24"/>
          <w:lang w:val="en-US"/>
        </w:rPr>
        <w:t>r</w:t>
      </w:r>
      <w:r w:rsidR="00524677" w:rsidRPr="2E7551DE">
        <w:rPr>
          <w:rFonts w:ascii="Times New Roman" w:hAnsi="Times New Roman" w:cs="Times New Roman"/>
          <w:sz w:val="24"/>
          <w:szCs w:val="24"/>
          <w:lang w:val="en-US"/>
        </w:rPr>
        <w:t xml:space="preserve">ockfish, </w:t>
      </w:r>
      <w:r w:rsidR="00FF2256">
        <w:rPr>
          <w:rFonts w:ascii="Times New Roman" w:hAnsi="Times New Roman" w:cs="Times New Roman"/>
          <w:sz w:val="24"/>
          <w:szCs w:val="24"/>
          <w:lang w:val="en-US"/>
        </w:rPr>
        <w:t>c</w:t>
      </w:r>
      <w:r w:rsidR="00524677" w:rsidRPr="2E7551DE">
        <w:rPr>
          <w:rFonts w:ascii="Times New Roman" w:hAnsi="Times New Roman" w:cs="Times New Roman"/>
          <w:sz w:val="24"/>
          <w:szCs w:val="24"/>
          <w:lang w:val="en-US"/>
        </w:rPr>
        <w:t xml:space="preserve">abezon and </w:t>
      </w:r>
      <w:r w:rsidR="00FF2256">
        <w:rPr>
          <w:rFonts w:ascii="Times New Roman" w:hAnsi="Times New Roman" w:cs="Times New Roman"/>
          <w:sz w:val="24"/>
          <w:szCs w:val="24"/>
          <w:lang w:val="en-US"/>
        </w:rPr>
        <w:t>g</w:t>
      </w:r>
      <w:r w:rsidR="00524677" w:rsidRPr="2E7551DE">
        <w:rPr>
          <w:rFonts w:ascii="Times New Roman" w:hAnsi="Times New Roman" w:cs="Times New Roman"/>
          <w:sz w:val="24"/>
          <w:szCs w:val="24"/>
          <w:lang w:val="en-US"/>
        </w:rPr>
        <w:t xml:space="preserve">reenling species, this empirical analysis calculates releases assuming only </w:t>
      </w:r>
      <w:r w:rsidR="008030DB">
        <w:rPr>
          <w:rFonts w:ascii="Times New Roman" w:hAnsi="Times New Roman" w:cs="Times New Roman"/>
          <w:sz w:val="24"/>
          <w:szCs w:val="24"/>
          <w:lang w:val="en-US"/>
        </w:rPr>
        <w:t>Black Rockfish</w:t>
      </w:r>
      <w:r w:rsidR="00524677" w:rsidRPr="2E7551DE">
        <w:rPr>
          <w:rFonts w:ascii="Times New Roman" w:hAnsi="Times New Roman" w:cs="Times New Roman"/>
          <w:sz w:val="24"/>
          <w:szCs w:val="24"/>
          <w:lang w:val="en-US"/>
        </w:rPr>
        <w:t xml:space="preserve"> were caught.</w:t>
      </w:r>
    </w:p>
    <w:p w14:paraId="6BFAFE95" w14:textId="77777777" w:rsidR="00524677" w:rsidRPr="007E2CD6" w:rsidRDefault="00524677">
      <w:pPr>
        <w:spacing w:line="480" w:lineRule="auto"/>
        <w:ind w:left="90"/>
        <w:rPr>
          <w:rFonts w:ascii="Times New Roman" w:hAnsi="Times New Roman" w:cs="Times New Roman"/>
          <w:b/>
          <w:sz w:val="24"/>
          <w:szCs w:val="24"/>
        </w:rPr>
      </w:pPr>
    </w:p>
    <w:p w14:paraId="0AC78EE2" w14:textId="0943FBAD" w:rsidR="00B40F27" w:rsidRPr="007E2CD6" w:rsidRDefault="005E1D00">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3.2. </w:t>
      </w:r>
      <w:r w:rsidR="003546BA" w:rsidRPr="007E2CD6">
        <w:rPr>
          <w:rFonts w:ascii="Times New Roman" w:hAnsi="Times New Roman" w:cs="Times New Roman"/>
          <w:b/>
          <w:i/>
          <w:sz w:val="24"/>
          <w:szCs w:val="24"/>
        </w:rPr>
        <w:t xml:space="preserve">Fitting </w:t>
      </w:r>
      <w:r>
        <w:rPr>
          <w:rFonts w:ascii="Times New Roman" w:hAnsi="Times New Roman" w:cs="Times New Roman"/>
          <w:b/>
          <w:i/>
          <w:sz w:val="24"/>
          <w:szCs w:val="24"/>
        </w:rPr>
        <w:t>B</w:t>
      </w:r>
      <w:r w:rsidR="003546BA" w:rsidRPr="007E2CD6">
        <w:rPr>
          <w:rFonts w:ascii="Times New Roman" w:hAnsi="Times New Roman" w:cs="Times New Roman"/>
          <w:b/>
          <w:i/>
          <w:sz w:val="24"/>
          <w:szCs w:val="24"/>
        </w:rPr>
        <w:t xml:space="preserve">ag </w:t>
      </w:r>
      <w:r>
        <w:rPr>
          <w:rFonts w:ascii="Times New Roman" w:hAnsi="Times New Roman" w:cs="Times New Roman"/>
          <w:b/>
          <w:i/>
          <w:sz w:val="24"/>
          <w:szCs w:val="24"/>
        </w:rPr>
        <w:t>L</w:t>
      </w:r>
      <w:r w:rsidR="003546BA" w:rsidRPr="007E2CD6">
        <w:rPr>
          <w:rFonts w:ascii="Times New Roman" w:hAnsi="Times New Roman" w:cs="Times New Roman"/>
          <w:b/>
          <w:i/>
          <w:sz w:val="24"/>
          <w:szCs w:val="24"/>
        </w:rPr>
        <w:t xml:space="preserve">imit </w:t>
      </w:r>
      <w:r>
        <w:rPr>
          <w:rFonts w:ascii="Times New Roman" w:hAnsi="Times New Roman" w:cs="Times New Roman"/>
          <w:b/>
          <w:i/>
          <w:sz w:val="24"/>
          <w:szCs w:val="24"/>
        </w:rPr>
        <w:t>M</w:t>
      </w:r>
      <w:r w:rsidR="003546BA" w:rsidRPr="007E2CD6">
        <w:rPr>
          <w:rFonts w:ascii="Times New Roman" w:hAnsi="Times New Roman" w:cs="Times New Roman"/>
          <w:b/>
          <w:i/>
          <w:sz w:val="24"/>
          <w:szCs w:val="24"/>
        </w:rPr>
        <w:t xml:space="preserve">odels and </w:t>
      </w:r>
      <w:r>
        <w:rPr>
          <w:rFonts w:ascii="Times New Roman" w:hAnsi="Times New Roman" w:cs="Times New Roman"/>
          <w:b/>
          <w:i/>
          <w:sz w:val="24"/>
          <w:szCs w:val="24"/>
        </w:rPr>
        <w:t>S</w:t>
      </w:r>
      <w:r w:rsidR="003546BA" w:rsidRPr="007E2CD6">
        <w:rPr>
          <w:rFonts w:ascii="Times New Roman" w:hAnsi="Times New Roman" w:cs="Times New Roman"/>
          <w:b/>
          <w:i/>
          <w:sz w:val="24"/>
          <w:szCs w:val="24"/>
        </w:rPr>
        <w:t xml:space="preserve">electing a </w:t>
      </w:r>
      <w:r>
        <w:rPr>
          <w:rFonts w:ascii="Times New Roman" w:hAnsi="Times New Roman" w:cs="Times New Roman"/>
          <w:b/>
          <w:i/>
          <w:sz w:val="24"/>
          <w:szCs w:val="24"/>
        </w:rPr>
        <w:t>P</w:t>
      </w:r>
      <w:r w:rsidR="003546BA" w:rsidRPr="007E2CD6">
        <w:rPr>
          <w:rFonts w:ascii="Times New Roman" w:hAnsi="Times New Roman" w:cs="Times New Roman"/>
          <w:b/>
          <w:i/>
          <w:sz w:val="24"/>
          <w:szCs w:val="24"/>
        </w:rPr>
        <w:t xml:space="preserve">arsimonious </w:t>
      </w:r>
      <w:r>
        <w:rPr>
          <w:rFonts w:ascii="Times New Roman" w:hAnsi="Times New Roman" w:cs="Times New Roman"/>
          <w:b/>
          <w:i/>
          <w:sz w:val="24"/>
          <w:szCs w:val="24"/>
        </w:rPr>
        <w:t>M</w:t>
      </w:r>
      <w:r w:rsidR="003546BA" w:rsidRPr="007E2CD6">
        <w:rPr>
          <w:rFonts w:ascii="Times New Roman" w:hAnsi="Times New Roman" w:cs="Times New Roman"/>
          <w:b/>
          <w:i/>
          <w:sz w:val="24"/>
          <w:szCs w:val="24"/>
        </w:rPr>
        <w:t>odel</w:t>
      </w:r>
    </w:p>
    <w:p w14:paraId="03FA22EC" w14:textId="77777777" w:rsidR="00B40F27" w:rsidRPr="007E2CD6" w:rsidRDefault="00B40F27">
      <w:pPr>
        <w:spacing w:line="480" w:lineRule="auto"/>
        <w:rPr>
          <w:rFonts w:ascii="Times New Roman" w:hAnsi="Times New Roman" w:cs="Times New Roman"/>
          <w:sz w:val="24"/>
          <w:szCs w:val="24"/>
        </w:rPr>
      </w:pPr>
    </w:p>
    <w:p w14:paraId="5767888B" w14:textId="6AE65262" w:rsidR="00B40F27" w:rsidRPr="007E2CD6" w:rsidRDefault="00FC4D24"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Without modelling background rate of releases, t</w:t>
      </w:r>
      <w:r w:rsidR="004946ED" w:rsidRPr="2E7551DE">
        <w:rPr>
          <w:rFonts w:ascii="Times New Roman" w:hAnsi="Times New Roman" w:cs="Times New Roman"/>
          <w:sz w:val="24"/>
          <w:szCs w:val="24"/>
          <w:lang w:val="en-US"/>
        </w:rPr>
        <w:t>he Poisson model (Pois) and lognormal models (LN) were not able to approximate relatively high release rates that were observed</w:t>
      </w:r>
      <w:r w:rsidRPr="2E7551DE">
        <w:rPr>
          <w:rFonts w:ascii="Times New Roman" w:hAnsi="Times New Roman" w:cs="Times New Roman"/>
          <w:sz w:val="24"/>
          <w:szCs w:val="24"/>
          <w:lang w:val="en-US"/>
        </w:rPr>
        <w:t xml:space="preserve"> for </w:t>
      </w:r>
      <w:r w:rsidR="008030DB">
        <w:rPr>
          <w:rFonts w:ascii="Times New Roman" w:hAnsi="Times New Roman" w:cs="Times New Roman"/>
          <w:sz w:val="24"/>
          <w:szCs w:val="24"/>
          <w:lang w:val="en-US"/>
        </w:rPr>
        <w:t>H</w:t>
      </w:r>
      <w:r w:rsidR="008030DB" w:rsidRPr="2E7551DE">
        <w:rPr>
          <w:rFonts w:ascii="Times New Roman" w:hAnsi="Times New Roman" w:cs="Times New Roman"/>
          <w:sz w:val="24"/>
          <w:szCs w:val="24"/>
          <w:lang w:val="en-US"/>
        </w:rPr>
        <w:t xml:space="preserve">alibut </w:t>
      </w:r>
      <w:r w:rsidR="004946ED" w:rsidRPr="2E7551DE">
        <w:rPr>
          <w:rFonts w:ascii="Times New Roman" w:hAnsi="Times New Roman" w:cs="Times New Roman"/>
          <w:sz w:val="24"/>
          <w:szCs w:val="24"/>
          <w:lang w:val="en-US"/>
        </w:rPr>
        <w:t>(</w:t>
      </w:r>
      <w:r w:rsidRPr="2E7551DE">
        <w:rPr>
          <w:rFonts w:ascii="Times New Roman" w:hAnsi="Times New Roman" w:cs="Times New Roman"/>
          <w:sz w:val="24"/>
          <w:szCs w:val="24"/>
          <w:lang w:val="en-US"/>
        </w:rPr>
        <w:t xml:space="preserve">Figure </w:t>
      </w:r>
      <w:r w:rsidR="00FB38A8" w:rsidRPr="2E7551DE">
        <w:rPr>
          <w:rFonts w:ascii="Times New Roman" w:hAnsi="Times New Roman" w:cs="Times New Roman"/>
          <w:sz w:val="24"/>
          <w:szCs w:val="24"/>
          <w:lang w:val="en-US"/>
        </w:rPr>
        <w:t>3</w:t>
      </w:r>
      <w:r w:rsidR="004946ED" w:rsidRPr="2E7551DE">
        <w:rPr>
          <w:rFonts w:ascii="Times New Roman" w:hAnsi="Times New Roman" w:cs="Times New Roman"/>
          <w:sz w:val="24"/>
          <w:szCs w:val="24"/>
          <w:lang w:val="en-US"/>
        </w:rPr>
        <w:t xml:space="preserve">). </w:t>
      </w:r>
      <w:r w:rsidRPr="2E7551DE">
        <w:rPr>
          <w:rFonts w:ascii="Times New Roman" w:hAnsi="Times New Roman" w:cs="Times New Roman"/>
          <w:sz w:val="24"/>
          <w:szCs w:val="24"/>
          <w:lang w:val="en-US"/>
        </w:rPr>
        <w:t xml:space="preserve">Including a constant background rate of releases allowed the </w:t>
      </w:r>
      <w:r w:rsidR="004946ED" w:rsidRPr="2E7551DE">
        <w:rPr>
          <w:rFonts w:ascii="Times New Roman" w:hAnsi="Times New Roman" w:cs="Times New Roman"/>
          <w:sz w:val="24"/>
          <w:szCs w:val="24"/>
          <w:lang w:val="en-US"/>
        </w:rPr>
        <w:t xml:space="preserve">Poisson </w:t>
      </w:r>
      <w:r w:rsidR="007E55D6" w:rsidRPr="2E7551DE">
        <w:rPr>
          <w:rFonts w:ascii="Times New Roman" w:hAnsi="Times New Roman" w:cs="Times New Roman"/>
          <w:sz w:val="24"/>
          <w:szCs w:val="24"/>
          <w:lang w:val="en-US"/>
        </w:rPr>
        <w:t xml:space="preserve">(PoisV) </w:t>
      </w:r>
      <w:r w:rsidR="004946ED" w:rsidRPr="2E7551DE">
        <w:rPr>
          <w:rFonts w:ascii="Times New Roman" w:hAnsi="Times New Roman" w:cs="Times New Roman"/>
          <w:sz w:val="24"/>
          <w:szCs w:val="24"/>
          <w:lang w:val="en-US"/>
        </w:rPr>
        <w:t xml:space="preserve">and log-normal </w:t>
      </w:r>
      <w:r w:rsidR="007E55D6" w:rsidRPr="2E7551DE">
        <w:rPr>
          <w:rFonts w:ascii="Times New Roman" w:hAnsi="Times New Roman" w:cs="Times New Roman"/>
          <w:sz w:val="24"/>
          <w:szCs w:val="24"/>
          <w:lang w:val="en-US"/>
        </w:rPr>
        <w:t xml:space="preserve">(LNV) </w:t>
      </w:r>
      <w:r w:rsidR="004946ED" w:rsidRPr="2E7551DE">
        <w:rPr>
          <w:rFonts w:ascii="Times New Roman" w:hAnsi="Times New Roman" w:cs="Times New Roman"/>
          <w:sz w:val="24"/>
          <w:szCs w:val="24"/>
          <w:lang w:val="en-US"/>
        </w:rPr>
        <w:t>models</w:t>
      </w:r>
      <w:r w:rsidR="000E1CF4" w:rsidRPr="2E7551DE">
        <w:rPr>
          <w:rFonts w:ascii="Times New Roman" w:hAnsi="Times New Roman" w:cs="Times New Roman"/>
          <w:sz w:val="24"/>
          <w:szCs w:val="24"/>
          <w:lang w:val="en-US"/>
        </w:rPr>
        <w:t xml:space="preserve"> to fit the observed data that had non-zero release rates at low catch rates (i.e. top row, Figure 7). However, t</w:t>
      </w:r>
      <w:r w:rsidR="00A9266C" w:rsidRPr="2E7551DE">
        <w:rPr>
          <w:rFonts w:ascii="Times New Roman" w:hAnsi="Times New Roman" w:cs="Times New Roman"/>
          <w:sz w:val="24"/>
          <w:szCs w:val="24"/>
          <w:lang w:val="en-US"/>
        </w:rPr>
        <w:t>he Poisson</w:t>
      </w:r>
      <w:r w:rsidRPr="2E7551DE">
        <w:rPr>
          <w:rFonts w:ascii="Times New Roman" w:hAnsi="Times New Roman" w:cs="Times New Roman"/>
          <w:sz w:val="24"/>
          <w:szCs w:val="24"/>
          <w:lang w:val="en-US"/>
        </w:rPr>
        <w:t xml:space="preserve"> model</w:t>
      </w:r>
      <w:r w:rsidR="00A9266C" w:rsidRPr="2E7551DE">
        <w:rPr>
          <w:rFonts w:ascii="Times New Roman" w:hAnsi="Times New Roman" w:cs="Times New Roman"/>
          <w:sz w:val="24"/>
          <w:szCs w:val="24"/>
          <w:lang w:val="en-US"/>
        </w:rPr>
        <w:t xml:space="preserve"> </w:t>
      </w:r>
      <w:r w:rsidR="004946ED" w:rsidRPr="2E7551DE">
        <w:rPr>
          <w:rFonts w:ascii="Times New Roman" w:hAnsi="Times New Roman" w:cs="Times New Roman"/>
          <w:sz w:val="24"/>
          <w:szCs w:val="24"/>
          <w:lang w:val="en-US"/>
        </w:rPr>
        <w:t>exhibit</w:t>
      </w:r>
      <w:r w:rsidRPr="2E7551DE">
        <w:rPr>
          <w:rFonts w:ascii="Times New Roman" w:hAnsi="Times New Roman" w:cs="Times New Roman"/>
          <w:sz w:val="24"/>
          <w:szCs w:val="24"/>
          <w:lang w:val="en-US"/>
        </w:rPr>
        <w:t>ed</w:t>
      </w:r>
      <w:r w:rsidR="004946ED" w:rsidRPr="2E7551DE">
        <w:rPr>
          <w:rFonts w:ascii="Times New Roman" w:hAnsi="Times New Roman" w:cs="Times New Roman"/>
          <w:sz w:val="24"/>
          <w:szCs w:val="24"/>
          <w:lang w:val="en-US"/>
        </w:rPr>
        <w:t xml:space="preserve"> too flat a trend through the mean release rate data </w:t>
      </w:r>
      <w:r w:rsidRPr="2E7551DE">
        <w:rPr>
          <w:rFonts w:ascii="Times New Roman" w:hAnsi="Times New Roman" w:cs="Times New Roman"/>
          <w:sz w:val="24"/>
          <w:szCs w:val="24"/>
          <w:lang w:val="en-US"/>
        </w:rPr>
        <w:t xml:space="preserve">with respect to catch rates </w:t>
      </w:r>
      <w:r w:rsidR="004946ED" w:rsidRPr="2E7551DE">
        <w:rPr>
          <w:rFonts w:ascii="Times New Roman" w:hAnsi="Times New Roman" w:cs="Times New Roman"/>
          <w:sz w:val="24"/>
          <w:szCs w:val="24"/>
          <w:lang w:val="en-US"/>
        </w:rPr>
        <w:t>(</w:t>
      </w:r>
      <w:r w:rsidRPr="2E7551DE">
        <w:rPr>
          <w:rFonts w:ascii="Times New Roman" w:hAnsi="Times New Roman" w:cs="Times New Roman"/>
          <w:sz w:val="24"/>
          <w:szCs w:val="24"/>
          <w:lang w:val="en-US"/>
        </w:rPr>
        <w:t xml:space="preserve">Figure </w:t>
      </w:r>
      <w:r w:rsidR="00FB38A8" w:rsidRPr="2E7551DE">
        <w:rPr>
          <w:rFonts w:ascii="Times New Roman" w:hAnsi="Times New Roman" w:cs="Times New Roman"/>
          <w:sz w:val="24"/>
          <w:szCs w:val="24"/>
          <w:lang w:val="en-US"/>
        </w:rPr>
        <w:t>3</w:t>
      </w:r>
      <w:r w:rsidR="004946ED" w:rsidRPr="2E7551DE">
        <w:rPr>
          <w:rFonts w:ascii="Times New Roman" w:hAnsi="Times New Roman" w:cs="Times New Roman"/>
          <w:sz w:val="24"/>
          <w:szCs w:val="24"/>
          <w:lang w:val="en-US"/>
        </w:rPr>
        <w:t xml:space="preserve">). </w:t>
      </w:r>
      <w:r w:rsidR="0033339F" w:rsidRPr="2E7551DE">
        <w:rPr>
          <w:rFonts w:ascii="Times New Roman" w:hAnsi="Times New Roman" w:cs="Times New Roman"/>
          <w:sz w:val="24"/>
          <w:szCs w:val="24"/>
          <w:lang w:val="en-US"/>
        </w:rPr>
        <w:t xml:space="preserve">Modelling background release rates </w:t>
      </w:r>
      <w:r w:rsidR="0033339F" w:rsidRPr="2E7551DE">
        <w:rPr>
          <w:rFonts w:ascii="Times New Roman" w:hAnsi="Times New Roman" w:cs="Times New Roman"/>
          <w:sz w:val="24"/>
          <w:szCs w:val="24"/>
          <w:lang w:val="en-US"/>
        </w:rPr>
        <w:lastRenderedPageBreak/>
        <w:t xml:space="preserve">as a linear function of mean catch rate without an intercept (LNVS) </w:t>
      </w:r>
      <w:r w:rsidR="000E1CF4" w:rsidRPr="2E7551DE">
        <w:rPr>
          <w:rFonts w:ascii="Times New Roman" w:hAnsi="Times New Roman" w:cs="Times New Roman"/>
          <w:sz w:val="24"/>
          <w:szCs w:val="24"/>
          <w:lang w:val="en-US"/>
        </w:rPr>
        <w:t xml:space="preserve">could not approximate the non-zero release rates at low catch rates and was not </w:t>
      </w:r>
      <w:r w:rsidR="00946658" w:rsidRPr="2E7551DE">
        <w:rPr>
          <w:rFonts w:ascii="Times New Roman" w:hAnsi="Times New Roman" w:cs="Times New Roman"/>
          <w:sz w:val="24"/>
          <w:szCs w:val="24"/>
          <w:lang w:val="en-US"/>
        </w:rPr>
        <w:t>investigated</w:t>
      </w:r>
      <w:r w:rsidR="000E1CF4" w:rsidRPr="2E7551DE">
        <w:rPr>
          <w:rFonts w:ascii="Times New Roman" w:hAnsi="Times New Roman" w:cs="Times New Roman"/>
          <w:sz w:val="24"/>
          <w:szCs w:val="24"/>
          <w:lang w:val="en-US"/>
        </w:rPr>
        <w:t xml:space="preserve"> further (</w:t>
      </w:r>
      <w:r w:rsidR="0033339F" w:rsidRPr="2E7551DE">
        <w:rPr>
          <w:rFonts w:ascii="Times New Roman" w:hAnsi="Times New Roman" w:cs="Times New Roman"/>
          <w:sz w:val="24"/>
          <w:szCs w:val="24"/>
          <w:lang w:val="en-US"/>
        </w:rPr>
        <w:t xml:space="preserve">e.g., Figure 7, panel e). </w:t>
      </w:r>
      <w:ins w:id="155" w:author="Thomas Carruthers" w:date="2026-04-24T13:13:00Z" w16du:dateUtc="2026-04-24T20:13:00Z">
        <w:r w:rsidR="003542DC">
          <w:rPr>
            <w:rFonts w:ascii="Times New Roman" w:hAnsi="Times New Roman" w:cs="Times New Roman"/>
            <w:sz w:val="24"/>
            <w:szCs w:val="24"/>
            <w:lang w:val="en-US"/>
          </w:rPr>
          <w:t xml:space="preserve">For both </w:t>
        </w:r>
      </w:ins>
      <w:ins w:id="156" w:author="Thomas Carruthers" w:date="2026-04-24T13:14:00Z" w16du:dateUtc="2026-04-24T20:14:00Z">
        <w:r w:rsidR="003542DC">
          <w:rPr>
            <w:rFonts w:ascii="Times New Roman" w:hAnsi="Times New Roman" w:cs="Times New Roman"/>
            <w:sz w:val="24"/>
            <w:szCs w:val="24"/>
            <w:lang w:val="en-US"/>
          </w:rPr>
          <w:t xml:space="preserve">Halibut and Black Rockfish, </w:t>
        </w:r>
      </w:ins>
      <w:del w:id="157" w:author="Thomas Carruthers" w:date="2026-04-24T13:14:00Z" w16du:dateUtc="2026-04-24T20:14:00Z">
        <w:r w:rsidR="0033339F" w:rsidRPr="2E7551DE" w:rsidDel="003542DC">
          <w:rPr>
            <w:rFonts w:ascii="Times New Roman" w:hAnsi="Times New Roman" w:cs="Times New Roman"/>
            <w:sz w:val="24"/>
            <w:szCs w:val="24"/>
            <w:lang w:val="en-US"/>
          </w:rPr>
          <w:delText>A</w:delText>
        </w:r>
      </w:del>
      <w:ins w:id="158" w:author="Thomas Carruthers" w:date="2026-04-24T13:14:00Z" w16du:dateUtc="2026-04-24T20:14:00Z">
        <w:r w:rsidR="003542DC">
          <w:rPr>
            <w:rFonts w:ascii="Times New Roman" w:hAnsi="Times New Roman" w:cs="Times New Roman"/>
            <w:sz w:val="24"/>
            <w:szCs w:val="24"/>
            <w:lang w:val="en-US"/>
          </w:rPr>
          <w:t>a</w:t>
        </w:r>
      </w:ins>
      <w:r w:rsidR="0033339F" w:rsidRPr="2E7551DE">
        <w:rPr>
          <w:rFonts w:ascii="Times New Roman" w:hAnsi="Times New Roman" w:cs="Times New Roman"/>
          <w:sz w:val="24"/>
          <w:szCs w:val="24"/>
          <w:lang w:val="en-US"/>
        </w:rPr>
        <w:t xml:space="preserve">dding an intercept term to this model (LNVSI) </w:t>
      </w:r>
      <w:r w:rsidR="004946ED" w:rsidRPr="2E7551DE">
        <w:rPr>
          <w:rFonts w:ascii="Times New Roman" w:hAnsi="Times New Roman" w:cs="Times New Roman"/>
          <w:sz w:val="24"/>
          <w:szCs w:val="24"/>
          <w:lang w:val="en-US"/>
        </w:rPr>
        <w:t xml:space="preserve">(Figure 7, </w:t>
      </w:r>
      <w:r w:rsidR="001543AE" w:rsidRPr="2E7551DE">
        <w:rPr>
          <w:rFonts w:ascii="Times New Roman" w:hAnsi="Times New Roman" w:cs="Times New Roman"/>
          <w:sz w:val="24"/>
          <w:szCs w:val="24"/>
          <w:lang w:val="en-US"/>
        </w:rPr>
        <w:t>bottom row</w:t>
      </w:r>
      <w:r w:rsidR="004946ED" w:rsidRPr="2E7551DE">
        <w:rPr>
          <w:rFonts w:ascii="Times New Roman" w:hAnsi="Times New Roman" w:cs="Times New Roman"/>
          <w:sz w:val="24"/>
          <w:szCs w:val="24"/>
          <w:lang w:val="en-US"/>
        </w:rPr>
        <w:t>)</w:t>
      </w:r>
      <w:r w:rsidR="003546BA" w:rsidRPr="2E7551DE">
        <w:rPr>
          <w:rFonts w:ascii="Times New Roman" w:hAnsi="Times New Roman" w:cs="Times New Roman"/>
          <w:sz w:val="24"/>
          <w:szCs w:val="24"/>
          <w:lang w:val="en-US"/>
        </w:rPr>
        <w:t xml:space="preserve"> did not appreciably improve fit to the data </w:t>
      </w:r>
      <w:r w:rsidR="00FB38A8" w:rsidRPr="2E7551DE">
        <w:rPr>
          <w:rFonts w:ascii="Times New Roman" w:hAnsi="Times New Roman" w:cs="Times New Roman"/>
          <w:sz w:val="24"/>
          <w:szCs w:val="24"/>
          <w:lang w:val="en-US"/>
        </w:rPr>
        <w:t xml:space="preserve">(less than 2 negative log likelihood points) </w:t>
      </w:r>
      <w:r w:rsidR="003546BA" w:rsidRPr="2E7551DE">
        <w:rPr>
          <w:rFonts w:ascii="Times New Roman" w:hAnsi="Times New Roman" w:cs="Times New Roman"/>
          <w:sz w:val="24"/>
          <w:szCs w:val="24"/>
          <w:lang w:val="en-US"/>
        </w:rPr>
        <w:t>over the simplest lognormal model</w:t>
      </w:r>
      <w:r w:rsidR="0033339F" w:rsidRPr="2E7551DE">
        <w:rPr>
          <w:rFonts w:ascii="Times New Roman" w:hAnsi="Times New Roman" w:cs="Times New Roman"/>
          <w:sz w:val="24"/>
          <w:szCs w:val="24"/>
          <w:lang w:val="en-US"/>
        </w:rPr>
        <w:t xml:space="preserve"> with constant background releases</w:t>
      </w:r>
      <w:r w:rsidR="003546BA" w:rsidRPr="2E7551DE">
        <w:rPr>
          <w:rFonts w:ascii="Times New Roman" w:hAnsi="Times New Roman" w:cs="Times New Roman"/>
          <w:sz w:val="24"/>
          <w:szCs w:val="24"/>
          <w:lang w:val="en-US"/>
        </w:rPr>
        <w:t xml:space="preserve"> LNV</w:t>
      </w:r>
      <w:r w:rsidR="0033339F" w:rsidRPr="2E7551DE">
        <w:rPr>
          <w:rFonts w:ascii="Times New Roman" w:hAnsi="Times New Roman" w:cs="Times New Roman"/>
          <w:sz w:val="24"/>
          <w:szCs w:val="24"/>
          <w:lang w:val="en-US"/>
        </w:rPr>
        <w:t>,</w:t>
      </w:r>
      <w:r w:rsidR="003546BA" w:rsidRPr="2E7551DE">
        <w:rPr>
          <w:rFonts w:ascii="Times New Roman" w:hAnsi="Times New Roman" w:cs="Times New Roman"/>
          <w:sz w:val="24"/>
          <w:szCs w:val="24"/>
          <w:lang w:val="en-US"/>
        </w:rPr>
        <w:t xml:space="preserve"> </w:t>
      </w:r>
      <w:r w:rsidR="000E1CF4" w:rsidRPr="2E7551DE">
        <w:rPr>
          <w:rFonts w:ascii="Times New Roman" w:hAnsi="Times New Roman" w:cs="Times New Roman"/>
          <w:sz w:val="24"/>
          <w:szCs w:val="24"/>
          <w:lang w:val="en-US"/>
        </w:rPr>
        <w:t>which</w:t>
      </w:r>
      <w:r w:rsidR="003546BA" w:rsidRPr="2E7551DE">
        <w:rPr>
          <w:rFonts w:ascii="Times New Roman" w:hAnsi="Times New Roman" w:cs="Times New Roman"/>
          <w:sz w:val="24"/>
          <w:szCs w:val="24"/>
          <w:lang w:val="en-US"/>
        </w:rPr>
        <w:t xml:space="preserve"> was selected as the most parsimonious model appropriate for modelling </w:t>
      </w:r>
      <w:r w:rsidR="008722D9">
        <w:rPr>
          <w:rFonts w:ascii="Times New Roman" w:hAnsi="Times New Roman" w:cs="Times New Roman"/>
          <w:sz w:val="24"/>
          <w:szCs w:val="24"/>
          <w:lang w:val="en-US"/>
        </w:rPr>
        <w:t>bag limit</w:t>
      </w:r>
      <w:r w:rsidR="003546BA" w:rsidRPr="2E7551DE">
        <w:rPr>
          <w:rFonts w:ascii="Times New Roman" w:hAnsi="Times New Roman" w:cs="Times New Roman"/>
          <w:sz w:val="24"/>
          <w:szCs w:val="24"/>
          <w:lang w:val="en-US"/>
        </w:rPr>
        <w:t>s for</w:t>
      </w:r>
      <w:r w:rsidR="000E1CF4" w:rsidRPr="2E7551DE">
        <w:rPr>
          <w:rFonts w:ascii="Times New Roman" w:hAnsi="Times New Roman" w:cs="Times New Roman"/>
          <w:sz w:val="24"/>
          <w:szCs w:val="24"/>
          <w:lang w:val="en-US"/>
        </w:rPr>
        <w:t xml:space="preserve"> both</w:t>
      </w:r>
      <w:r w:rsidR="003546BA" w:rsidRPr="2E7551DE">
        <w:rPr>
          <w:rFonts w:ascii="Times New Roman" w:hAnsi="Times New Roman" w:cs="Times New Roman"/>
          <w:sz w:val="24"/>
          <w:szCs w:val="24"/>
          <w:lang w:val="en-US"/>
        </w:rPr>
        <w:t xml:space="preserve"> </w:t>
      </w:r>
      <w:r w:rsidR="008030DB">
        <w:rPr>
          <w:rFonts w:ascii="Times New Roman" w:hAnsi="Times New Roman" w:cs="Times New Roman"/>
          <w:sz w:val="24"/>
          <w:szCs w:val="24"/>
          <w:lang w:val="en-US"/>
        </w:rPr>
        <w:t>H</w:t>
      </w:r>
      <w:r w:rsidR="008030DB" w:rsidRPr="2E7551DE">
        <w:rPr>
          <w:rFonts w:ascii="Times New Roman" w:hAnsi="Times New Roman" w:cs="Times New Roman"/>
          <w:sz w:val="24"/>
          <w:szCs w:val="24"/>
          <w:lang w:val="en-US"/>
        </w:rPr>
        <w:t xml:space="preserve">alibut </w:t>
      </w:r>
      <w:r w:rsidR="00E47387" w:rsidRPr="2E7551DE">
        <w:rPr>
          <w:rFonts w:ascii="Times New Roman" w:hAnsi="Times New Roman" w:cs="Times New Roman"/>
          <w:sz w:val="24"/>
          <w:szCs w:val="24"/>
          <w:lang w:val="en-US"/>
        </w:rPr>
        <w:t xml:space="preserve">and </w:t>
      </w:r>
      <w:r w:rsidR="008030DB">
        <w:rPr>
          <w:rFonts w:ascii="Times New Roman" w:hAnsi="Times New Roman" w:cs="Times New Roman"/>
          <w:sz w:val="24"/>
          <w:szCs w:val="24"/>
          <w:lang w:val="en-US"/>
        </w:rPr>
        <w:t>B</w:t>
      </w:r>
      <w:r w:rsidR="008030DB" w:rsidRPr="2E7551DE">
        <w:rPr>
          <w:rFonts w:ascii="Times New Roman" w:hAnsi="Times New Roman" w:cs="Times New Roman"/>
          <w:sz w:val="24"/>
          <w:szCs w:val="24"/>
          <w:lang w:val="en-US"/>
        </w:rPr>
        <w:t xml:space="preserve">lack </w:t>
      </w:r>
      <w:r w:rsidR="008030DB">
        <w:rPr>
          <w:rFonts w:ascii="Times New Roman" w:hAnsi="Times New Roman" w:cs="Times New Roman"/>
          <w:sz w:val="24"/>
          <w:szCs w:val="24"/>
          <w:lang w:val="en-US"/>
        </w:rPr>
        <w:t>R</w:t>
      </w:r>
      <w:r w:rsidR="008030DB" w:rsidRPr="2E7551DE">
        <w:rPr>
          <w:rFonts w:ascii="Times New Roman" w:hAnsi="Times New Roman" w:cs="Times New Roman"/>
          <w:sz w:val="24"/>
          <w:szCs w:val="24"/>
          <w:lang w:val="en-US"/>
        </w:rPr>
        <w:t xml:space="preserve">ockfish </w:t>
      </w:r>
      <w:r w:rsidR="000E1CF4" w:rsidRPr="2E7551DE">
        <w:rPr>
          <w:rFonts w:ascii="Times New Roman" w:hAnsi="Times New Roman" w:cs="Times New Roman"/>
          <w:sz w:val="24"/>
          <w:szCs w:val="24"/>
          <w:lang w:val="en-US"/>
        </w:rPr>
        <w:t>(Figure 7)</w:t>
      </w:r>
      <w:r w:rsidR="003546BA" w:rsidRPr="2E7551DE">
        <w:rPr>
          <w:rFonts w:ascii="Times New Roman" w:hAnsi="Times New Roman" w:cs="Times New Roman"/>
          <w:sz w:val="24"/>
          <w:szCs w:val="24"/>
          <w:lang w:val="en-US"/>
        </w:rPr>
        <w:t xml:space="preserve">. </w:t>
      </w:r>
      <w:ins w:id="159" w:author="Thomas Carruthers" w:date="2026-04-24T11:32:00Z" w16du:dateUtc="2026-04-24T18:32:00Z">
        <w:r w:rsidR="00622F81">
          <w:rPr>
            <w:rFonts w:ascii="Times New Roman" w:hAnsi="Times New Roman" w:cs="Times New Roman"/>
            <w:sz w:val="24"/>
            <w:szCs w:val="24"/>
            <w:lang w:val="en-US"/>
          </w:rPr>
          <w:t>Although the hi</w:t>
        </w:r>
      </w:ins>
      <w:ins w:id="160" w:author="Thomas Carruthers" w:date="2026-04-24T11:33:00Z" w16du:dateUtc="2026-04-24T18:33:00Z">
        <w:r w:rsidR="00622F81">
          <w:rPr>
            <w:rFonts w:ascii="Times New Roman" w:hAnsi="Times New Roman" w:cs="Times New Roman"/>
            <w:sz w:val="24"/>
            <w:szCs w:val="24"/>
            <w:lang w:val="en-US"/>
          </w:rPr>
          <w:t>storical bag-limit of 10 Black Rockfish also included other species, it appears to have been too high to substantially impact release rate</w:t>
        </w:r>
      </w:ins>
      <w:ins w:id="161" w:author="Thomas Carruthers" w:date="2026-04-24T11:36:00Z" w16du:dateUtc="2026-04-24T18:36:00Z">
        <w:r w:rsidR="00622F81">
          <w:rPr>
            <w:rFonts w:ascii="Times New Roman" w:hAnsi="Times New Roman" w:cs="Times New Roman"/>
            <w:sz w:val="24"/>
            <w:szCs w:val="24"/>
            <w:lang w:val="en-US"/>
          </w:rPr>
          <w:t xml:space="preserve"> (Figure 7)</w:t>
        </w:r>
      </w:ins>
      <w:ins w:id="162" w:author="Thomas Carruthers" w:date="2026-04-24T11:33:00Z" w16du:dateUtc="2026-04-24T18:33:00Z">
        <w:r w:rsidR="00622F81">
          <w:rPr>
            <w:rFonts w:ascii="Times New Roman" w:hAnsi="Times New Roman" w:cs="Times New Roman"/>
            <w:sz w:val="24"/>
            <w:szCs w:val="24"/>
            <w:lang w:val="en-US"/>
          </w:rPr>
          <w:t xml:space="preserve">. </w:t>
        </w:r>
      </w:ins>
      <w:ins w:id="163" w:author="Thomas Carruthers" w:date="2026-04-24T11:36:00Z" w16du:dateUtc="2026-04-24T18:36:00Z">
        <w:r w:rsidR="00622F81">
          <w:rPr>
            <w:rFonts w:ascii="Times New Roman" w:hAnsi="Times New Roman" w:cs="Times New Roman"/>
            <w:sz w:val="24"/>
            <w:szCs w:val="24"/>
            <w:lang w:val="en-US"/>
          </w:rPr>
          <w:t>Assuming single-species dynamics when m</w:t>
        </w:r>
      </w:ins>
      <w:ins w:id="164" w:author="Thomas Carruthers" w:date="2026-04-24T11:34:00Z" w16du:dateUtc="2026-04-24T18:34:00Z">
        <w:r w:rsidR="00622F81">
          <w:rPr>
            <w:rFonts w:ascii="Times New Roman" w:hAnsi="Times New Roman" w:cs="Times New Roman"/>
            <w:sz w:val="24"/>
            <w:szCs w:val="24"/>
            <w:lang w:val="en-US"/>
          </w:rPr>
          <w:t xml:space="preserve">odelling historical </w:t>
        </w:r>
        <w:proofErr w:type="gramStart"/>
        <w:r w:rsidR="00622F81">
          <w:rPr>
            <w:rFonts w:ascii="Times New Roman" w:hAnsi="Times New Roman" w:cs="Times New Roman"/>
            <w:sz w:val="24"/>
            <w:szCs w:val="24"/>
            <w:lang w:val="en-US"/>
          </w:rPr>
          <w:t>release</w:t>
        </w:r>
      </w:ins>
      <w:proofErr w:type="gramEnd"/>
      <w:ins w:id="165" w:author="Thomas Carruthers" w:date="2026-04-24T11:35:00Z" w16du:dateUtc="2026-04-24T18:35:00Z">
        <w:r w:rsidR="00622F81">
          <w:rPr>
            <w:rFonts w:ascii="Times New Roman" w:hAnsi="Times New Roman" w:cs="Times New Roman"/>
            <w:sz w:val="24"/>
            <w:szCs w:val="24"/>
            <w:lang w:val="en-US"/>
          </w:rPr>
          <w:t xml:space="preserve"> rates and conducting </w:t>
        </w:r>
      </w:ins>
      <w:ins w:id="166" w:author="Thomas Carruthers" w:date="2026-04-24T11:36:00Z" w16du:dateUtc="2026-04-24T18:36:00Z">
        <w:r w:rsidR="00622F81">
          <w:rPr>
            <w:rFonts w:ascii="Times New Roman" w:hAnsi="Times New Roman" w:cs="Times New Roman"/>
            <w:sz w:val="24"/>
            <w:szCs w:val="24"/>
            <w:lang w:val="en-US"/>
          </w:rPr>
          <w:t xml:space="preserve">MSE projections, </w:t>
        </w:r>
      </w:ins>
      <w:ins w:id="167" w:author="Thomas Carruthers" w:date="2026-04-24T11:37:00Z" w16du:dateUtc="2026-04-24T18:37:00Z">
        <w:r w:rsidR="00622F81">
          <w:rPr>
            <w:rFonts w:ascii="Times New Roman" w:hAnsi="Times New Roman" w:cs="Times New Roman"/>
            <w:sz w:val="24"/>
            <w:szCs w:val="24"/>
            <w:lang w:val="en-US"/>
          </w:rPr>
          <w:t>was</w:t>
        </w:r>
      </w:ins>
      <w:ins w:id="168" w:author="Thomas Carruthers" w:date="2026-04-24T11:35:00Z" w16du:dateUtc="2026-04-24T18:35:00Z">
        <w:r w:rsidR="00622F81">
          <w:rPr>
            <w:rFonts w:ascii="Times New Roman" w:hAnsi="Times New Roman" w:cs="Times New Roman"/>
            <w:sz w:val="24"/>
            <w:szCs w:val="24"/>
            <w:lang w:val="en-US"/>
          </w:rPr>
          <w:t xml:space="preserve"> supported by the relatively clear patterns in release rate </w:t>
        </w:r>
      </w:ins>
      <w:ins w:id="169" w:author="Thomas Carruthers" w:date="2026-04-24T11:37:00Z" w16du:dateUtc="2026-04-24T18:37:00Z">
        <w:r w:rsidR="00622F81">
          <w:rPr>
            <w:rFonts w:ascii="Times New Roman" w:hAnsi="Times New Roman" w:cs="Times New Roman"/>
            <w:sz w:val="24"/>
            <w:szCs w:val="24"/>
            <w:lang w:val="en-US"/>
          </w:rPr>
          <w:t>as a function of</w:t>
        </w:r>
      </w:ins>
      <w:ins w:id="170" w:author="Thomas Carruthers" w:date="2026-04-24T11:35:00Z" w16du:dateUtc="2026-04-24T18:35:00Z">
        <w:r w:rsidR="00622F81">
          <w:rPr>
            <w:rFonts w:ascii="Times New Roman" w:hAnsi="Times New Roman" w:cs="Times New Roman"/>
            <w:sz w:val="24"/>
            <w:szCs w:val="24"/>
            <w:lang w:val="en-US"/>
          </w:rPr>
          <w:t xml:space="preserve"> catch rate</w:t>
        </w:r>
      </w:ins>
      <w:ins w:id="171" w:author="Thomas Carruthers" w:date="2026-04-24T11:37:00Z" w16du:dateUtc="2026-04-24T18:37:00Z">
        <w:r w:rsidR="00622F81">
          <w:rPr>
            <w:rFonts w:ascii="Times New Roman" w:hAnsi="Times New Roman" w:cs="Times New Roman"/>
            <w:sz w:val="24"/>
            <w:szCs w:val="24"/>
            <w:lang w:val="en-US"/>
          </w:rPr>
          <w:t xml:space="preserve">s (Figure 7). </w:t>
        </w:r>
      </w:ins>
    </w:p>
    <w:p w14:paraId="4949F491" w14:textId="77777777" w:rsidR="00B40F27" w:rsidRPr="007E2CD6" w:rsidRDefault="00B40F27">
      <w:pPr>
        <w:spacing w:line="480" w:lineRule="auto"/>
        <w:rPr>
          <w:rFonts w:ascii="Times New Roman" w:hAnsi="Times New Roman" w:cs="Times New Roman"/>
          <w:b/>
          <w:sz w:val="24"/>
          <w:szCs w:val="24"/>
        </w:rPr>
      </w:pPr>
    </w:p>
    <w:p w14:paraId="353830CC" w14:textId="3E2CFD1A" w:rsidR="00B40F27" w:rsidRPr="007E2CD6" w:rsidRDefault="00351E92">
      <w:pPr>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EF6B2B3" wp14:editId="01E6A2DD">
            <wp:extent cx="4635427" cy="5871540"/>
            <wp:effectExtent l="0" t="0" r="0" b="0"/>
            <wp:docPr id="813454653" name="Picture 20" descr="A group of graphs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54653" name="Picture 20" descr="A group of graphs showing different colored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45507" cy="5884308"/>
                    </a:xfrm>
                    <a:prstGeom prst="rect">
                      <a:avLst/>
                    </a:prstGeom>
                  </pic:spPr>
                </pic:pic>
              </a:graphicData>
            </a:graphic>
          </wp:inline>
        </w:drawing>
      </w:r>
    </w:p>
    <w:p w14:paraId="47B4DEF2" w14:textId="6B16CE37" w:rsidR="00B40F27"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Figure </w:t>
      </w:r>
      <w:r w:rsidR="00B81E98" w:rsidRPr="2E7551DE">
        <w:rPr>
          <w:rFonts w:ascii="Times New Roman" w:hAnsi="Times New Roman" w:cs="Times New Roman"/>
          <w:sz w:val="24"/>
          <w:szCs w:val="24"/>
          <w:lang w:val="en-US"/>
        </w:rPr>
        <w:t>7</w:t>
      </w:r>
      <w:r w:rsidRPr="2E7551DE">
        <w:rPr>
          <w:rFonts w:ascii="Times New Roman" w:hAnsi="Times New Roman" w:cs="Times New Roman"/>
          <w:sz w:val="24"/>
          <w:szCs w:val="24"/>
          <w:lang w:val="en-US"/>
        </w:rPr>
        <w:t xml:space="preserve">. Model fitting results for </w:t>
      </w:r>
      <w:r w:rsidR="0033339F" w:rsidRPr="2E7551DE">
        <w:rPr>
          <w:rFonts w:ascii="Times New Roman" w:hAnsi="Times New Roman" w:cs="Times New Roman"/>
          <w:sz w:val="24"/>
          <w:szCs w:val="24"/>
          <w:lang w:val="en-US"/>
        </w:rPr>
        <w:t>mean</w:t>
      </w:r>
      <w:r w:rsidR="00974DAF" w:rsidRPr="2E7551DE">
        <w:rPr>
          <w:rFonts w:ascii="Times New Roman" w:hAnsi="Times New Roman" w:cs="Times New Roman"/>
          <w:sz w:val="24"/>
          <w:szCs w:val="24"/>
          <w:lang w:val="en-US"/>
        </w:rPr>
        <w:t xml:space="preserve"> catch rate and release rat</w:t>
      </w:r>
      <w:r w:rsidR="0033339F" w:rsidRPr="2E7551DE">
        <w:rPr>
          <w:rFonts w:ascii="Times New Roman" w:hAnsi="Times New Roman" w:cs="Times New Roman"/>
          <w:sz w:val="24"/>
          <w:szCs w:val="24"/>
          <w:lang w:val="en-US"/>
        </w:rPr>
        <w:t>es of the logbook dataset</w:t>
      </w:r>
      <w:r w:rsidR="00974DAF" w:rsidRPr="2E7551DE">
        <w:rPr>
          <w:rFonts w:ascii="Times New Roman" w:hAnsi="Times New Roman" w:cs="Times New Roman"/>
          <w:sz w:val="24"/>
          <w:szCs w:val="24"/>
          <w:lang w:val="en-US"/>
        </w:rPr>
        <w:t xml:space="preserve">. Three log-normal bag limit models </w:t>
      </w:r>
      <w:r w:rsidRPr="2E7551DE">
        <w:rPr>
          <w:rFonts w:ascii="Times New Roman" w:hAnsi="Times New Roman" w:cs="Times New Roman"/>
          <w:sz w:val="24"/>
          <w:szCs w:val="24"/>
          <w:lang w:val="en-US"/>
        </w:rPr>
        <w:t xml:space="preserve">(Table 2) </w:t>
      </w:r>
      <w:r w:rsidR="00974DAF" w:rsidRPr="2E7551DE">
        <w:rPr>
          <w:rFonts w:ascii="Times New Roman" w:hAnsi="Times New Roman" w:cs="Times New Roman"/>
          <w:sz w:val="24"/>
          <w:szCs w:val="24"/>
          <w:lang w:val="en-US"/>
        </w:rPr>
        <w:t xml:space="preserve">were fitted </w:t>
      </w:r>
      <w:r w:rsidRPr="2E7551DE">
        <w:rPr>
          <w:rFonts w:ascii="Times New Roman" w:hAnsi="Times New Roman" w:cs="Times New Roman"/>
          <w:sz w:val="24"/>
          <w:szCs w:val="24"/>
          <w:lang w:val="en-US"/>
        </w:rPr>
        <w:t>that estimate</w:t>
      </w:r>
      <w:r w:rsidR="00974DAF" w:rsidRPr="2E7551DE">
        <w:rPr>
          <w:rFonts w:ascii="Times New Roman" w:hAnsi="Times New Roman" w:cs="Times New Roman"/>
          <w:sz w:val="24"/>
          <w:szCs w:val="24"/>
          <w:lang w:val="en-US"/>
        </w:rPr>
        <w:t>d</w:t>
      </w:r>
      <w:r w:rsidRPr="2E7551DE">
        <w:rPr>
          <w:rFonts w:ascii="Times New Roman" w:hAnsi="Times New Roman" w:cs="Times New Roman"/>
          <w:sz w:val="24"/>
          <w:szCs w:val="24"/>
          <w:lang w:val="en-US"/>
        </w:rPr>
        <w:t xml:space="preserve">: (LNV) a constant background release rate (parameter V0); (LNVS) a linearly increasing (inverse logit space) background release rate calculated from the slope (alpha) with mean catch rate; (LNVSI) the same model with an intercept (beta, inverse logit space). </w:t>
      </w:r>
      <w:r w:rsidR="00FB38A8" w:rsidRPr="2E7551DE">
        <w:rPr>
          <w:rFonts w:ascii="Times New Roman" w:hAnsi="Times New Roman" w:cs="Times New Roman"/>
          <w:sz w:val="24"/>
          <w:szCs w:val="24"/>
          <w:lang w:val="en-US"/>
        </w:rPr>
        <w:t>Plotted p</w:t>
      </w:r>
      <w:r w:rsidRPr="2E7551DE">
        <w:rPr>
          <w:rFonts w:ascii="Times New Roman" w:hAnsi="Times New Roman" w:cs="Times New Roman"/>
          <w:sz w:val="24"/>
          <w:szCs w:val="24"/>
          <w:lang w:val="en-US"/>
        </w:rPr>
        <w:t xml:space="preserve">oints are observed monthly mean catch rate and mean release rates </w:t>
      </w:r>
      <w:r w:rsidR="00974DAF" w:rsidRPr="2E7551DE">
        <w:rPr>
          <w:rFonts w:ascii="Times New Roman" w:hAnsi="Times New Roman" w:cs="Times New Roman"/>
          <w:sz w:val="24"/>
          <w:szCs w:val="24"/>
          <w:lang w:val="en-US"/>
        </w:rPr>
        <w:t xml:space="preserve">from </w:t>
      </w:r>
      <w:r w:rsidRPr="2E7551DE">
        <w:rPr>
          <w:rFonts w:ascii="Times New Roman" w:hAnsi="Times New Roman" w:cs="Times New Roman"/>
          <w:sz w:val="24"/>
          <w:szCs w:val="24"/>
          <w:lang w:val="en-US"/>
        </w:rPr>
        <w:t xml:space="preserve">1980 </w:t>
      </w:r>
      <w:r w:rsidR="00974DAF" w:rsidRPr="2E7551DE">
        <w:rPr>
          <w:rFonts w:ascii="Times New Roman" w:hAnsi="Times New Roman" w:cs="Times New Roman"/>
          <w:sz w:val="24"/>
          <w:szCs w:val="24"/>
          <w:lang w:val="en-US"/>
        </w:rPr>
        <w:t>–</w:t>
      </w:r>
      <w:r w:rsidRPr="2E7551DE">
        <w:rPr>
          <w:rFonts w:ascii="Times New Roman" w:hAnsi="Times New Roman" w:cs="Times New Roman"/>
          <w:sz w:val="24"/>
          <w:szCs w:val="24"/>
          <w:lang w:val="en-US"/>
        </w:rPr>
        <w:t xml:space="preserve"> 2023</w:t>
      </w:r>
      <w:r w:rsidR="00974DAF" w:rsidRPr="2E7551DE">
        <w:rPr>
          <w:rFonts w:ascii="Times New Roman" w:hAnsi="Times New Roman" w:cs="Times New Roman"/>
          <w:sz w:val="24"/>
          <w:szCs w:val="24"/>
          <w:lang w:val="en-US"/>
        </w:rPr>
        <w:t xml:space="preserve"> color coded by the bag limit regulations (vertical </w:t>
      </w:r>
      <w:r w:rsidR="00974DAF" w:rsidRPr="2E7551DE">
        <w:rPr>
          <w:rFonts w:ascii="Times New Roman" w:hAnsi="Times New Roman" w:cs="Times New Roman"/>
          <w:sz w:val="24"/>
          <w:szCs w:val="24"/>
          <w:lang w:val="en-US"/>
        </w:rPr>
        <w:lastRenderedPageBreak/>
        <w:t>dashed lines) in place when those data were collected.</w:t>
      </w:r>
      <w:r w:rsidRPr="2E7551DE">
        <w:rPr>
          <w:rFonts w:ascii="Times New Roman" w:hAnsi="Times New Roman" w:cs="Times New Roman"/>
          <w:sz w:val="24"/>
          <w:szCs w:val="24"/>
          <w:lang w:val="en-US"/>
        </w:rPr>
        <w:t xml:space="preserve"> The colored lines represent the maximum likelihood fit of each bag limit model. Included in each panel are the estimated parameters including the log-normal coefficient of variation (CV) and negative log-</w:t>
      </w:r>
      <w:r w:rsidRPr="0038652A">
        <w:rPr>
          <w:rFonts w:ascii="Times New Roman" w:hAnsi="Times New Roman" w:cs="Times New Roman"/>
          <w:sz w:val="24"/>
          <w:szCs w:val="24"/>
          <w:lang w:val="en-US"/>
        </w:rPr>
        <w:t>likelihood (</w:t>
      </w:r>
      <w:proofErr w:type="spellStart"/>
      <w:r w:rsidRPr="0038652A">
        <w:rPr>
          <w:rFonts w:ascii="Times New Roman" w:hAnsi="Times New Roman" w:cs="Times New Roman"/>
          <w:sz w:val="24"/>
          <w:szCs w:val="24"/>
          <w:lang w:val="en-US"/>
        </w:rPr>
        <w:t>nll</w:t>
      </w:r>
      <w:proofErr w:type="spellEnd"/>
      <w:r w:rsidRPr="0038652A">
        <w:rPr>
          <w:rFonts w:ascii="Times New Roman" w:hAnsi="Times New Roman" w:cs="Times New Roman"/>
          <w:sz w:val="24"/>
          <w:szCs w:val="24"/>
          <w:lang w:val="en-US"/>
        </w:rPr>
        <w:t>)</w:t>
      </w:r>
      <w:r w:rsidRPr="2E7551DE">
        <w:rPr>
          <w:rFonts w:ascii="Times New Roman" w:hAnsi="Times New Roman" w:cs="Times New Roman"/>
          <w:sz w:val="24"/>
          <w:szCs w:val="24"/>
          <w:lang w:val="en-US"/>
        </w:rPr>
        <w:t xml:space="preserve"> of the model fit. </w:t>
      </w:r>
      <w:ins w:id="172" w:author="Thomas Carruthers" w:date="2026-04-27T14:01:00Z" w16du:dateUtc="2026-04-27T21:01:00Z">
        <w:r w:rsidR="000E729F">
          <w:rPr>
            <w:rFonts w:ascii="Times New Roman" w:hAnsi="Times New Roman" w:cs="Times New Roman"/>
            <w:sz w:val="24"/>
            <w:szCs w:val="24"/>
            <w:lang w:val="en-US"/>
          </w:rPr>
          <w:t>Model LNV was select</w:t>
        </w:r>
      </w:ins>
      <w:ins w:id="173" w:author="Thomas Carruthers" w:date="2026-04-27T14:02:00Z" w16du:dateUtc="2026-04-27T21:02:00Z">
        <w:r w:rsidR="000E729F">
          <w:rPr>
            <w:rFonts w:ascii="Times New Roman" w:hAnsi="Times New Roman" w:cs="Times New Roman"/>
            <w:sz w:val="24"/>
            <w:szCs w:val="24"/>
            <w:lang w:val="en-US"/>
          </w:rPr>
          <w:t xml:space="preserve">ed for use in subsequent simulation analyses. </w:t>
        </w:r>
      </w:ins>
    </w:p>
    <w:p w14:paraId="2335294A" w14:textId="77777777" w:rsidR="00B40F27" w:rsidRPr="007E2CD6" w:rsidRDefault="00B40F27">
      <w:pPr>
        <w:spacing w:line="480" w:lineRule="auto"/>
        <w:rPr>
          <w:rFonts w:ascii="Times New Roman" w:hAnsi="Times New Roman" w:cs="Times New Roman"/>
          <w:sz w:val="24"/>
          <w:szCs w:val="24"/>
        </w:rPr>
      </w:pPr>
    </w:p>
    <w:p w14:paraId="497DBF9E" w14:textId="6347563C" w:rsidR="00B40F27" w:rsidRDefault="005E1D00">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3.3. </w:t>
      </w:r>
      <w:r w:rsidR="002D0874">
        <w:rPr>
          <w:rFonts w:ascii="Times New Roman" w:hAnsi="Times New Roman" w:cs="Times New Roman"/>
          <w:b/>
          <w:i/>
          <w:sz w:val="24"/>
          <w:szCs w:val="24"/>
        </w:rPr>
        <w:t>S</w:t>
      </w:r>
      <w:r w:rsidR="004946ED" w:rsidRPr="007E2CD6">
        <w:rPr>
          <w:rFonts w:ascii="Times New Roman" w:hAnsi="Times New Roman" w:cs="Times New Roman"/>
          <w:b/>
          <w:i/>
          <w:sz w:val="24"/>
          <w:szCs w:val="24"/>
        </w:rPr>
        <w:t xml:space="preserve">imulation </w:t>
      </w:r>
      <w:r>
        <w:rPr>
          <w:rFonts w:ascii="Times New Roman" w:hAnsi="Times New Roman" w:cs="Times New Roman"/>
          <w:b/>
          <w:i/>
          <w:sz w:val="24"/>
          <w:szCs w:val="24"/>
        </w:rPr>
        <w:t>R</w:t>
      </w:r>
      <w:r w:rsidR="004946ED" w:rsidRPr="007E2CD6">
        <w:rPr>
          <w:rFonts w:ascii="Times New Roman" w:hAnsi="Times New Roman" w:cs="Times New Roman"/>
          <w:b/>
          <w:i/>
          <w:sz w:val="24"/>
          <w:szCs w:val="24"/>
        </w:rPr>
        <w:t>esults</w:t>
      </w:r>
    </w:p>
    <w:p w14:paraId="200B1769" w14:textId="77777777" w:rsidR="00211427" w:rsidRPr="007E2CD6" w:rsidRDefault="00211427">
      <w:pPr>
        <w:spacing w:line="480" w:lineRule="auto"/>
        <w:rPr>
          <w:rFonts w:ascii="Times New Roman" w:hAnsi="Times New Roman" w:cs="Times New Roman"/>
          <w:b/>
          <w:i/>
          <w:sz w:val="24"/>
          <w:szCs w:val="24"/>
        </w:rPr>
      </w:pPr>
    </w:p>
    <w:p w14:paraId="782CF207" w14:textId="53822E67" w:rsidR="00B40F27" w:rsidRPr="007E2CD6" w:rsidRDefault="00706253"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Projections start</w:t>
      </w:r>
      <w:r w:rsidR="0033339F" w:rsidRPr="2E7551DE">
        <w:rPr>
          <w:rFonts w:ascii="Times New Roman" w:hAnsi="Times New Roman" w:cs="Times New Roman"/>
          <w:sz w:val="24"/>
          <w:szCs w:val="24"/>
          <w:lang w:val="en-US"/>
        </w:rPr>
        <w:t>ed</w:t>
      </w:r>
      <w:r w:rsidRPr="2E7551DE">
        <w:rPr>
          <w:rFonts w:ascii="Times New Roman" w:hAnsi="Times New Roman" w:cs="Times New Roman"/>
          <w:sz w:val="24"/>
          <w:szCs w:val="24"/>
          <w:lang w:val="en-US"/>
        </w:rPr>
        <w:t xml:space="preserve"> from the maximum likelihood estimate </w:t>
      </w:r>
      <w:r w:rsidR="0033339F" w:rsidRPr="2E7551DE">
        <w:rPr>
          <w:rFonts w:ascii="Times New Roman" w:hAnsi="Times New Roman" w:cs="Times New Roman"/>
          <w:sz w:val="24"/>
          <w:szCs w:val="24"/>
          <w:lang w:val="en-US"/>
        </w:rPr>
        <w:t xml:space="preserve">of </w:t>
      </w:r>
      <w:r w:rsidR="00AC5509" w:rsidRPr="2E7551DE">
        <w:rPr>
          <w:rFonts w:ascii="Times New Roman" w:hAnsi="Times New Roman" w:cs="Times New Roman"/>
          <w:sz w:val="24"/>
          <w:szCs w:val="24"/>
          <w:lang w:val="en-US"/>
        </w:rPr>
        <w:t xml:space="preserve">the assessed </w:t>
      </w:r>
      <w:r w:rsidR="0033339F" w:rsidRPr="2E7551DE">
        <w:rPr>
          <w:rFonts w:ascii="Times New Roman" w:hAnsi="Times New Roman" w:cs="Times New Roman"/>
          <w:sz w:val="24"/>
          <w:szCs w:val="24"/>
          <w:lang w:val="en-US"/>
        </w:rPr>
        <w:t xml:space="preserve">stock level and exploitation rate </w:t>
      </w:r>
      <w:r w:rsidRPr="2E7551DE">
        <w:rPr>
          <w:rFonts w:ascii="Times New Roman" w:hAnsi="Times New Roman" w:cs="Times New Roman"/>
          <w:sz w:val="24"/>
          <w:szCs w:val="24"/>
          <w:lang w:val="en-US"/>
        </w:rPr>
        <w:t xml:space="preserve">(a point value) </w:t>
      </w:r>
      <w:r w:rsidR="00AC5509" w:rsidRPr="2E7551DE">
        <w:rPr>
          <w:rFonts w:ascii="Times New Roman" w:hAnsi="Times New Roman" w:cs="Times New Roman"/>
          <w:sz w:val="24"/>
          <w:szCs w:val="24"/>
          <w:lang w:val="en-US"/>
        </w:rPr>
        <w:t xml:space="preserve">for </w:t>
      </w:r>
      <w:r w:rsidRPr="2E7551DE">
        <w:rPr>
          <w:rFonts w:ascii="Times New Roman" w:hAnsi="Times New Roman" w:cs="Times New Roman"/>
          <w:sz w:val="24"/>
          <w:szCs w:val="24"/>
          <w:lang w:val="en-US"/>
        </w:rPr>
        <w:t>the last historical year</w:t>
      </w:r>
      <w:r w:rsidR="00AC5509" w:rsidRPr="2E7551DE">
        <w:rPr>
          <w:rFonts w:ascii="Times New Roman" w:hAnsi="Times New Roman" w:cs="Times New Roman"/>
          <w:sz w:val="24"/>
          <w:szCs w:val="24"/>
          <w:lang w:val="en-US"/>
        </w:rPr>
        <w:t xml:space="preserve"> </w:t>
      </w:r>
      <w:r w:rsidRPr="2E7551DE">
        <w:rPr>
          <w:rFonts w:ascii="Times New Roman" w:hAnsi="Times New Roman" w:cs="Times New Roman"/>
          <w:sz w:val="24"/>
          <w:szCs w:val="24"/>
          <w:lang w:val="en-US"/>
        </w:rPr>
        <w:t>(20</w:t>
      </w:r>
      <w:r w:rsidR="0033339F" w:rsidRPr="2E7551DE">
        <w:rPr>
          <w:rFonts w:ascii="Times New Roman" w:hAnsi="Times New Roman" w:cs="Times New Roman"/>
          <w:sz w:val="24"/>
          <w:szCs w:val="24"/>
          <w:lang w:val="en-US"/>
        </w:rPr>
        <w:t>19</w:t>
      </w:r>
      <w:r w:rsidRPr="2E7551DE">
        <w:rPr>
          <w:rFonts w:ascii="Times New Roman" w:hAnsi="Times New Roman" w:cs="Times New Roman"/>
          <w:sz w:val="24"/>
          <w:szCs w:val="24"/>
          <w:lang w:val="en-US"/>
        </w:rPr>
        <w:t>)</w:t>
      </w:r>
      <w:r w:rsidR="002D0874" w:rsidRPr="2E7551DE">
        <w:rPr>
          <w:rFonts w:ascii="Times New Roman" w:hAnsi="Times New Roman" w:cs="Times New Roman"/>
          <w:sz w:val="24"/>
          <w:szCs w:val="24"/>
          <w:lang w:val="en-US"/>
        </w:rPr>
        <w:t>. Comparing projection</w:t>
      </w:r>
      <w:r w:rsidR="0033339F" w:rsidRPr="2E7551DE">
        <w:rPr>
          <w:rFonts w:ascii="Times New Roman" w:hAnsi="Times New Roman" w:cs="Times New Roman"/>
          <w:sz w:val="24"/>
          <w:szCs w:val="24"/>
          <w:lang w:val="en-US"/>
        </w:rPr>
        <w:t>s</w:t>
      </w:r>
      <w:r w:rsidR="002D0874" w:rsidRPr="2E7551DE">
        <w:rPr>
          <w:rFonts w:ascii="Times New Roman" w:hAnsi="Times New Roman" w:cs="Times New Roman"/>
          <w:sz w:val="24"/>
          <w:szCs w:val="24"/>
          <w:lang w:val="en-US"/>
        </w:rPr>
        <w:t xml:space="preserve"> of the same </w:t>
      </w:r>
      <w:r w:rsidR="008722D9">
        <w:rPr>
          <w:rFonts w:ascii="Times New Roman" w:hAnsi="Times New Roman" w:cs="Times New Roman"/>
          <w:sz w:val="24"/>
          <w:szCs w:val="24"/>
          <w:lang w:val="en-US"/>
        </w:rPr>
        <w:t>bag limit</w:t>
      </w:r>
      <w:r w:rsidR="002D0874" w:rsidRPr="2E7551DE">
        <w:rPr>
          <w:rFonts w:ascii="Times New Roman" w:hAnsi="Times New Roman" w:cs="Times New Roman"/>
          <w:sz w:val="24"/>
          <w:szCs w:val="24"/>
          <w:lang w:val="en-US"/>
        </w:rPr>
        <w:t xml:space="preserve"> policy among </w:t>
      </w:r>
      <w:r w:rsidR="004946ED" w:rsidRPr="2E7551DE">
        <w:rPr>
          <w:rFonts w:ascii="Times New Roman" w:hAnsi="Times New Roman" w:cs="Times New Roman"/>
          <w:sz w:val="24"/>
          <w:szCs w:val="24"/>
          <w:lang w:val="en-US"/>
        </w:rPr>
        <w:t>Base Case</w:t>
      </w:r>
      <w:r w:rsidR="00981207" w:rsidRPr="2E7551DE">
        <w:rPr>
          <w:rFonts w:ascii="Times New Roman" w:hAnsi="Times New Roman" w:cs="Times New Roman"/>
          <w:sz w:val="24"/>
          <w:szCs w:val="24"/>
          <w:lang w:val="en-US"/>
        </w:rPr>
        <w:t xml:space="preserve"> </w:t>
      </w:r>
      <w:r w:rsidR="004946ED" w:rsidRPr="2E7551DE">
        <w:rPr>
          <w:rFonts w:ascii="Times New Roman" w:hAnsi="Times New Roman" w:cs="Times New Roman"/>
          <w:sz w:val="24"/>
          <w:szCs w:val="24"/>
          <w:lang w:val="en-US"/>
        </w:rPr>
        <w:t>and Depleted</w:t>
      </w:r>
      <w:r w:rsidR="00981207" w:rsidRPr="2E7551DE">
        <w:rPr>
          <w:rFonts w:ascii="Times New Roman" w:hAnsi="Times New Roman" w:cs="Times New Roman"/>
          <w:sz w:val="24"/>
          <w:szCs w:val="24"/>
          <w:lang w:val="en-US"/>
        </w:rPr>
        <w:t xml:space="preserve"> </w:t>
      </w:r>
      <w:r w:rsidRPr="2E7551DE">
        <w:rPr>
          <w:rFonts w:ascii="Times New Roman" w:hAnsi="Times New Roman" w:cs="Times New Roman"/>
          <w:sz w:val="24"/>
          <w:szCs w:val="24"/>
          <w:lang w:val="en-US"/>
        </w:rPr>
        <w:t xml:space="preserve">operating models </w:t>
      </w:r>
      <w:r w:rsidR="002D0874" w:rsidRPr="2E7551DE">
        <w:rPr>
          <w:rFonts w:ascii="Times New Roman" w:hAnsi="Times New Roman" w:cs="Times New Roman"/>
          <w:sz w:val="24"/>
          <w:szCs w:val="24"/>
          <w:lang w:val="en-US"/>
        </w:rPr>
        <w:t>reveal</w:t>
      </w:r>
      <w:r w:rsidR="00AC5509" w:rsidRPr="2E7551DE">
        <w:rPr>
          <w:rFonts w:ascii="Times New Roman" w:hAnsi="Times New Roman" w:cs="Times New Roman"/>
          <w:sz w:val="24"/>
          <w:szCs w:val="24"/>
          <w:lang w:val="en-US"/>
        </w:rPr>
        <w:t>ed</w:t>
      </w:r>
      <w:r w:rsidRPr="2E7551DE">
        <w:rPr>
          <w:rFonts w:ascii="Times New Roman" w:hAnsi="Times New Roman" w:cs="Times New Roman"/>
          <w:sz w:val="24"/>
          <w:szCs w:val="24"/>
          <w:lang w:val="en-US"/>
        </w:rPr>
        <w:t xml:space="preserve"> the role of life-history in determining the duration of transient effects of stock depletion. In the case of </w:t>
      </w:r>
      <w:r w:rsidR="008030DB">
        <w:rPr>
          <w:rFonts w:ascii="Times New Roman" w:hAnsi="Times New Roman" w:cs="Times New Roman"/>
          <w:sz w:val="24"/>
          <w:szCs w:val="24"/>
          <w:lang w:val="en-US"/>
        </w:rPr>
        <w:t>H</w:t>
      </w:r>
      <w:r w:rsidR="008030DB" w:rsidRPr="2E7551DE">
        <w:rPr>
          <w:rFonts w:ascii="Times New Roman" w:hAnsi="Times New Roman" w:cs="Times New Roman"/>
          <w:sz w:val="24"/>
          <w:szCs w:val="24"/>
          <w:lang w:val="en-US"/>
        </w:rPr>
        <w:t>alibut</w:t>
      </w:r>
      <w:r w:rsidRPr="2E7551DE">
        <w:rPr>
          <w:rFonts w:ascii="Times New Roman" w:hAnsi="Times New Roman" w:cs="Times New Roman"/>
          <w:sz w:val="24"/>
          <w:szCs w:val="24"/>
          <w:lang w:val="en-US"/>
        </w:rPr>
        <w:t xml:space="preserve">, </w:t>
      </w:r>
      <w:r w:rsidR="004946ED" w:rsidRPr="2E7551DE">
        <w:rPr>
          <w:rFonts w:ascii="Times New Roman" w:hAnsi="Times New Roman" w:cs="Times New Roman"/>
          <w:sz w:val="24"/>
          <w:szCs w:val="24"/>
          <w:lang w:val="en-US"/>
        </w:rPr>
        <w:t xml:space="preserve">recruitment </w:t>
      </w:r>
      <w:r w:rsidRPr="2E7551DE">
        <w:rPr>
          <w:rFonts w:ascii="Times New Roman" w:hAnsi="Times New Roman" w:cs="Times New Roman"/>
          <w:sz w:val="24"/>
          <w:szCs w:val="24"/>
          <w:lang w:val="en-US"/>
        </w:rPr>
        <w:t>variation</w:t>
      </w:r>
      <w:r w:rsidR="004946ED" w:rsidRPr="2E7551DE">
        <w:rPr>
          <w:rFonts w:ascii="Times New Roman" w:hAnsi="Times New Roman" w:cs="Times New Roman"/>
          <w:sz w:val="24"/>
          <w:szCs w:val="24"/>
          <w:lang w:val="en-US"/>
        </w:rPr>
        <w:t xml:space="preserve"> among simulations</w:t>
      </w:r>
      <w:r w:rsidRPr="2E7551DE">
        <w:rPr>
          <w:rFonts w:ascii="Times New Roman" w:hAnsi="Times New Roman" w:cs="Times New Roman"/>
          <w:sz w:val="24"/>
          <w:szCs w:val="24"/>
          <w:lang w:val="en-US"/>
        </w:rPr>
        <w:t xml:space="preserve"> drives a relatively rapid expansion in </w:t>
      </w:r>
      <w:r w:rsidR="004946ED" w:rsidRPr="2E7551DE">
        <w:rPr>
          <w:rFonts w:ascii="Times New Roman" w:hAnsi="Times New Roman" w:cs="Times New Roman"/>
          <w:sz w:val="24"/>
          <w:szCs w:val="24"/>
          <w:lang w:val="en-US"/>
        </w:rPr>
        <w:t xml:space="preserve">uncertainty in </w:t>
      </w:r>
      <w:r w:rsidRPr="2E7551DE">
        <w:rPr>
          <w:rFonts w:ascii="Times New Roman" w:hAnsi="Times New Roman" w:cs="Times New Roman"/>
          <w:sz w:val="24"/>
          <w:szCs w:val="24"/>
          <w:lang w:val="en-US"/>
        </w:rPr>
        <w:t xml:space="preserve">projected </w:t>
      </w:r>
      <w:r w:rsidR="004946ED" w:rsidRPr="2E7551DE">
        <w:rPr>
          <w:rFonts w:ascii="Times New Roman" w:hAnsi="Times New Roman" w:cs="Times New Roman"/>
          <w:sz w:val="24"/>
          <w:szCs w:val="24"/>
          <w:lang w:val="en-US"/>
        </w:rPr>
        <w:t xml:space="preserve">biomass </w:t>
      </w:r>
      <w:r w:rsidR="002D0874" w:rsidRPr="2E7551DE">
        <w:rPr>
          <w:rFonts w:ascii="Times New Roman" w:hAnsi="Times New Roman" w:cs="Times New Roman"/>
          <w:sz w:val="24"/>
          <w:szCs w:val="24"/>
          <w:lang w:val="en-US"/>
        </w:rPr>
        <w:t xml:space="preserve">and yield </w:t>
      </w:r>
      <w:r w:rsidR="004946ED" w:rsidRPr="2E7551DE">
        <w:rPr>
          <w:rFonts w:ascii="Times New Roman" w:hAnsi="Times New Roman" w:cs="Times New Roman"/>
          <w:sz w:val="24"/>
          <w:szCs w:val="24"/>
          <w:lang w:val="en-US"/>
        </w:rPr>
        <w:t>outcomes</w:t>
      </w:r>
      <w:r w:rsidR="002D0874" w:rsidRPr="2E7551DE">
        <w:rPr>
          <w:rFonts w:ascii="Times New Roman" w:hAnsi="Times New Roman" w:cs="Times New Roman"/>
          <w:sz w:val="24"/>
          <w:szCs w:val="24"/>
          <w:lang w:val="en-US"/>
        </w:rPr>
        <w:t xml:space="preserve"> over the first 10 projected years (Figure 8)</w:t>
      </w:r>
      <w:r w:rsidRPr="2E7551DE">
        <w:rPr>
          <w:rFonts w:ascii="Times New Roman" w:hAnsi="Times New Roman" w:cs="Times New Roman"/>
          <w:sz w:val="24"/>
          <w:szCs w:val="24"/>
          <w:lang w:val="en-US"/>
        </w:rPr>
        <w:t>. In contrast, the longer</w:t>
      </w:r>
      <w:r w:rsidR="002D0874" w:rsidRPr="2E7551DE">
        <w:rPr>
          <w:rFonts w:ascii="Times New Roman" w:hAnsi="Times New Roman" w:cs="Times New Roman"/>
          <w:sz w:val="24"/>
          <w:szCs w:val="24"/>
          <w:lang w:val="en-US"/>
        </w:rPr>
        <w:t xml:space="preserve">-lived Black </w:t>
      </w:r>
      <w:r w:rsidR="00B878DC">
        <w:rPr>
          <w:rFonts w:ascii="Times New Roman" w:hAnsi="Times New Roman" w:cs="Times New Roman"/>
          <w:sz w:val="24"/>
          <w:szCs w:val="24"/>
          <w:lang w:val="en-US"/>
        </w:rPr>
        <w:t>R</w:t>
      </w:r>
      <w:r w:rsidR="002D0874" w:rsidRPr="2E7551DE">
        <w:rPr>
          <w:rFonts w:ascii="Times New Roman" w:hAnsi="Times New Roman" w:cs="Times New Roman"/>
          <w:sz w:val="24"/>
          <w:szCs w:val="24"/>
          <w:lang w:val="en-US"/>
        </w:rPr>
        <w:t xml:space="preserve">ockfish takes at least 20 years to develop a comparable level of yield and biomass uncertainty. </w:t>
      </w:r>
      <w:r w:rsidR="004946ED" w:rsidRPr="2E7551DE">
        <w:rPr>
          <w:rFonts w:ascii="Times New Roman" w:hAnsi="Times New Roman" w:cs="Times New Roman"/>
          <w:sz w:val="24"/>
          <w:szCs w:val="24"/>
          <w:lang w:val="en-US"/>
        </w:rPr>
        <w:t xml:space="preserve">After </w:t>
      </w:r>
      <w:r w:rsidRPr="2E7551DE">
        <w:rPr>
          <w:rFonts w:ascii="Times New Roman" w:hAnsi="Times New Roman" w:cs="Times New Roman"/>
          <w:sz w:val="24"/>
          <w:szCs w:val="24"/>
          <w:lang w:val="en-US"/>
        </w:rPr>
        <w:t>2</w:t>
      </w:r>
      <w:r w:rsidR="004946ED" w:rsidRPr="2E7551DE">
        <w:rPr>
          <w:rFonts w:ascii="Times New Roman" w:hAnsi="Times New Roman" w:cs="Times New Roman"/>
          <w:sz w:val="24"/>
          <w:szCs w:val="24"/>
          <w:lang w:val="en-US"/>
        </w:rPr>
        <w:t>0 projected years</w:t>
      </w:r>
      <w:r w:rsidRPr="2E7551DE">
        <w:rPr>
          <w:rFonts w:ascii="Times New Roman" w:hAnsi="Times New Roman" w:cs="Times New Roman"/>
          <w:sz w:val="24"/>
          <w:szCs w:val="24"/>
          <w:lang w:val="en-US"/>
        </w:rPr>
        <w:t xml:space="preserve"> for </w:t>
      </w:r>
      <w:r w:rsidR="008030DB">
        <w:rPr>
          <w:rFonts w:ascii="Times New Roman" w:hAnsi="Times New Roman" w:cs="Times New Roman"/>
          <w:sz w:val="24"/>
          <w:szCs w:val="24"/>
          <w:lang w:val="en-US"/>
        </w:rPr>
        <w:t>H</w:t>
      </w:r>
      <w:r w:rsidR="008030DB" w:rsidRPr="2E7551DE">
        <w:rPr>
          <w:rFonts w:ascii="Times New Roman" w:hAnsi="Times New Roman" w:cs="Times New Roman"/>
          <w:sz w:val="24"/>
          <w:szCs w:val="24"/>
          <w:lang w:val="en-US"/>
        </w:rPr>
        <w:t xml:space="preserve">alibut </w:t>
      </w:r>
      <w:r w:rsidRPr="2E7551DE">
        <w:rPr>
          <w:rFonts w:ascii="Times New Roman" w:hAnsi="Times New Roman" w:cs="Times New Roman"/>
          <w:sz w:val="24"/>
          <w:szCs w:val="24"/>
          <w:lang w:val="en-US"/>
        </w:rPr>
        <w:t xml:space="preserve">and 40 projected years for </w:t>
      </w:r>
      <w:r w:rsidR="008030DB">
        <w:rPr>
          <w:rFonts w:ascii="Times New Roman" w:hAnsi="Times New Roman" w:cs="Times New Roman"/>
          <w:sz w:val="24"/>
          <w:szCs w:val="24"/>
          <w:lang w:val="en-US"/>
        </w:rPr>
        <w:t>B</w:t>
      </w:r>
      <w:r w:rsidR="008030DB" w:rsidRPr="2E7551DE">
        <w:rPr>
          <w:rFonts w:ascii="Times New Roman" w:hAnsi="Times New Roman" w:cs="Times New Roman"/>
          <w:sz w:val="24"/>
          <w:szCs w:val="24"/>
          <w:lang w:val="en-US"/>
        </w:rPr>
        <w:t xml:space="preserve">lack </w:t>
      </w:r>
      <w:r w:rsidR="008030DB">
        <w:rPr>
          <w:rFonts w:ascii="Times New Roman" w:hAnsi="Times New Roman" w:cs="Times New Roman"/>
          <w:sz w:val="24"/>
          <w:szCs w:val="24"/>
          <w:lang w:val="en-US"/>
        </w:rPr>
        <w:t>R</w:t>
      </w:r>
      <w:r w:rsidRPr="2E7551DE">
        <w:rPr>
          <w:rFonts w:ascii="Times New Roman" w:hAnsi="Times New Roman" w:cs="Times New Roman"/>
          <w:sz w:val="24"/>
          <w:szCs w:val="24"/>
          <w:lang w:val="en-US"/>
        </w:rPr>
        <w:t>ockfish</w:t>
      </w:r>
      <w:r w:rsidR="004946ED" w:rsidRPr="2E7551DE">
        <w:rPr>
          <w:rFonts w:ascii="Times New Roman" w:hAnsi="Times New Roman" w:cs="Times New Roman"/>
          <w:sz w:val="24"/>
          <w:szCs w:val="24"/>
          <w:lang w:val="en-US"/>
        </w:rPr>
        <w:t xml:space="preserve">, the initial conditions of the projection (Base Case / Depleted) were no longer a determinant of yield and spawning biomass outcomes (Figure </w:t>
      </w:r>
      <w:r w:rsidR="00981207" w:rsidRPr="2E7551DE">
        <w:rPr>
          <w:rFonts w:ascii="Times New Roman" w:hAnsi="Times New Roman" w:cs="Times New Roman"/>
          <w:sz w:val="24"/>
          <w:szCs w:val="24"/>
          <w:lang w:val="en-US"/>
        </w:rPr>
        <w:t>8</w:t>
      </w:r>
      <w:r w:rsidR="004946ED" w:rsidRPr="2E7551DE">
        <w:rPr>
          <w:rFonts w:ascii="Times New Roman" w:hAnsi="Times New Roman" w:cs="Times New Roman"/>
          <w:sz w:val="24"/>
          <w:szCs w:val="24"/>
          <w:lang w:val="en-US"/>
        </w:rPr>
        <w:t xml:space="preserve">). </w:t>
      </w:r>
    </w:p>
    <w:p w14:paraId="073106A3" w14:textId="77777777" w:rsidR="00F81661" w:rsidRDefault="00F81661" w:rsidP="00F81661">
      <w:pPr>
        <w:spacing w:line="480" w:lineRule="auto"/>
        <w:rPr>
          <w:rFonts w:ascii="Times New Roman" w:hAnsi="Times New Roman" w:cs="Times New Roman"/>
          <w:b/>
          <w:sz w:val="24"/>
          <w:szCs w:val="24"/>
        </w:rPr>
      </w:pPr>
    </w:p>
    <w:p w14:paraId="06D701E6" w14:textId="386603A5" w:rsidR="00F81661" w:rsidRPr="007E2CD6" w:rsidRDefault="00AC5509" w:rsidP="00F81661">
      <w:pPr>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3CA6A2B0" wp14:editId="64415820">
            <wp:extent cx="5943600" cy="3863340"/>
            <wp:effectExtent l="0" t="0" r="0" b="3810"/>
            <wp:docPr id="840633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33469" name="Picture 8406334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095ACBB3" w14:textId="133E8C9F" w:rsidR="00B40F27"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Figure </w:t>
      </w:r>
      <w:r w:rsidR="00981207" w:rsidRPr="2E7551DE">
        <w:rPr>
          <w:rFonts w:ascii="Times New Roman" w:hAnsi="Times New Roman" w:cs="Times New Roman"/>
          <w:sz w:val="24"/>
          <w:szCs w:val="24"/>
          <w:lang w:val="en-US"/>
        </w:rPr>
        <w:t>8</w:t>
      </w:r>
      <w:r w:rsidRPr="2E7551DE">
        <w:rPr>
          <w:rFonts w:ascii="Times New Roman" w:hAnsi="Times New Roman" w:cs="Times New Roman"/>
          <w:sz w:val="24"/>
          <w:szCs w:val="24"/>
          <w:lang w:val="en-US"/>
        </w:rPr>
        <w:t xml:space="preserve">. Projection of the bag limit </w:t>
      </w:r>
      <w:r w:rsidR="00F81661" w:rsidRPr="2E7551DE">
        <w:rPr>
          <w:rFonts w:ascii="Times New Roman" w:hAnsi="Times New Roman" w:cs="Times New Roman"/>
          <w:sz w:val="24"/>
          <w:szCs w:val="24"/>
          <w:lang w:val="en-US"/>
        </w:rPr>
        <w:t>management procedure</w:t>
      </w:r>
      <w:r w:rsidR="00EF37DF" w:rsidRPr="2E7551DE">
        <w:rPr>
          <w:rFonts w:ascii="Times New Roman" w:hAnsi="Times New Roman" w:cs="Times New Roman"/>
          <w:sz w:val="24"/>
          <w:szCs w:val="24"/>
          <w:lang w:val="en-US"/>
        </w:rPr>
        <w:t>s</w:t>
      </w:r>
      <w:r w:rsidRPr="2E7551DE">
        <w:rPr>
          <w:rFonts w:ascii="Times New Roman" w:hAnsi="Times New Roman" w:cs="Times New Roman"/>
          <w:sz w:val="24"/>
          <w:szCs w:val="24"/>
          <w:lang w:val="en-US"/>
        </w:rPr>
        <w:t xml:space="preserve"> with a </w:t>
      </w:r>
      <w:r w:rsidR="008030DB">
        <w:rPr>
          <w:rFonts w:ascii="Times New Roman" w:hAnsi="Times New Roman" w:cs="Times New Roman"/>
          <w:sz w:val="24"/>
          <w:szCs w:val="24"/>
          <w:lang w:val="en-US"/>
        </w:rPr>
        <w:t>H</w:t>
      </w:r>
      <w:r w:rsidR="008030DB" w:rsidRPr="2E7551DE">
        <w:rPr>
          <w:rFonts w:ascii="Times New Roman" w:hAnsi="Times New Roman" w:cs="Times New Roman"/>
          <w:sz w:val="24"/>
          <w:szCs w:val="24"/>
          <w:lang w:val="en-US"/>
        </w:rPr>
        <w:t xml:space="preserve">alibut </w:t>
      </w:r>
      <w:r w:rsidRPr="2E7551DE">
        <w:rPr>
          <w:rFonts w:ascii="Times New Roman" w:hAnsi="Times New Roman" w:cs="Times New Roman"/>
          <w:sz w:val="24"/>
          <w:szCs w:val="24"/>
          <w:lang w:val="en-US"/>
        </w:rPr>
        <w:t xml:space="preserve">bag limit of 3 fish </w:t>
      </w:r>
      <w:r w:rsidR="00EF37DF" w:rsidRPr="2E7551DE">
        <w:rPr>
          <w:rFonts w:ascii="Times New Roman" w:hAnsi="Times New Roman" w:cs="Times New Roman"/>
          <w:sz w:val="24"/>
          <w:szCs w:val="24"/>
          <w:lang w:val="en-US"/>
        </w:rPr>
        <w:t xml:space="preserve">and a </w:t>
      </w:r>
      <w:r w:rsidR="008030DB">
        <w:rPr>
          <w:rFonts w:ascii="Times New Roman" w:hAnsi="Times New Roman" w:cs="Times New Roman"/>
          <w:sz w:val="24"/>
          <w:szCs w:val="24"/>
          <w:lang w:val="en-US"/>
        </w:rPr>
        <w:t>Black Rockfish</w:t>
      </w:r>
      <w:r w:rsidR="00EF37DF" w:rsidRPr="2E7551DE">
        <w:rPr>
          <w:rFonts w:ascii="Times New Roman" w:hAnsi="Times New Roman" w:cs="Times New Roman"/>
          <w:sz w:val="24"/>
          <w:szCs w:val="24"/>
          <w:lang w:val="en-US"/>
        </w:rPr>
        <w:t xml:space="preserve"> bag limit of 5 fish, </w:t>
      </w:r>
      <w:r w:rsidRPr="2E7551DE">
        <w:rPr>
          <w:rFonts w:ascii="Times New Roman" w:hAnsi="Times New Roman" w:cs="Times New Roman"/>
          <w:sz w:val="24"/>
          <w:szCs w:val="24"/>
          <w:lang w:val="en-US"/>
        </w:rPr>
        <w:t xml:space="preserve">for the Base Case (red) and Depleted (blue) operating models. The solid lines represent the median value over 144 </w:t>
      </w:r>
      <w:proofErr w:type="gramStart"/>
      <w:r w:rsidRPr="2E7551DE">
        <w:rPr>
          <w:rFonts w:ascii="Times New Roman" w:hAnsi="Times New Roman" w:cs="Times New Roman"/>
          <w:sz w:val="24"/>
          <w:szCs w:val="24"/>
          <w:lang w:val="en-US"/>
        </w:rPr>
        <w:t>simulations,</w:t>
      </w:r>
      <w:proofErr w:type="gramEnd"/>
      <w:r w:rsidRPr="2E7551DE">
        <w:rPr>
          <w:rFonts w:ascii="Times New Roman" w:hAnsi="Times New Roman" w:cs="Times New Roman"/>
          <w:sz w:val="24"/>
          <w:szCs w:val="24"/>
          <w:lang w:val="en-US"/>
        </w:rPr>
        <w:t xml:space="preserve"> the shaded regions are the 90% interquantile range.</w:t>
      </w:r>
      <w:ins w:id="174" w:author="Thomas Carruthers" w:date="2026-04-24T13:17:00Z" w16du:dateUtc="2026-04-24T20:17:00Z">
        <w:r w:rsidR="003542DC">
          <w:rPr>
            <w:rFonts w:ascii="Times New Roman" w:hAnsi="Times New Roman" w:cs="Times New Roman"/>
            <w:sz w:val="24"/>
            <w:szCs w:val="24"/>
            <w:lang w:val="en-US"/>
          </w:rPr>
          <w:t xml:space="preserve"> Projections </w:t>
        </w:r>
      </w:ins>
      <w:ins w:id="175" w:author="Thomas Carruthers" w:date="2026-04-24T13:18:00Z" w16du:dateUtc="2026-04-24T20:18:00Z">
        <w:r w:rsidR="003542DC">
          <w:rPr>
            <w:rFonts w:ascii="Times New Roman" w:hAnsi="Times New Roman" w:cs="Times New Roman"/>
            <w:sz w:val="24"/>
            <w:szCs w:val="24"/>
            <w:lang w:val="en-US"/>
          </w:rPr>
          <w:t>show impacts after the</w:t>
        </w:r>
      </w:ins>
      <w:ins w:id="176" w:author="Thomas Carruthers" w:date="2026-04-24T13:17:00Z" w16du:dateUtc="2026-04-24T20:17:00Z">
        <w:r w:rsidR="003542DC">
          <w:rPr>
            <w:rFonts w:ascii="Times New Roman" w:hAnsi="Times New Roman" w:cs="Times New Roman"/>
            <w:sz w:val="24"/>
            <w:szCs w:val="24"/>
            <w:lang w:val="en-US"/>
          </w:rPr>
          <w:t xml:space="preserve"> first management cycle</w:t>
        </w:r>
      </w:ins>
      <w:ins w:id="177" w:author="Thomas Carruthers" w:date="2026-04-24T13:18:00Z" w16du:dateUtc="2026-04-24T20:18:00Z">
        <w:r w:rsidR="003542DC">
          <w:rPr>
            <w:rFonts w:ascii="Times New Roman" w:hAnsi="Times New Roman" w:cs="Times New Roman"/>
            <w:sz w:val="24"/>
            <w:szCs w:val="24"/>
            <w:lang w:val="en-US"/>
          </w:rPr>
          <w:t xml:space="preserve"> (2 years after the historical reconstruction).  </w:t>
        </w:r>
      </w:ins>
    </w:p>
    <w:p w14:paraId="7B454786" w14:textId="54B0B3E4" w:rsidR="00B40F27" w:rsidRPr="007E2CD6" w:rsidRDefault="00C90321">
      <w:pPr>
        <w:spacing w:line="480" w:lineRule="auto"/>
        <w:rPr>
          <w:rFonts w:ascii="Times New Roman" w:hAnsi="Times New Roman" w:cs="Times New Roman"/>
          <w:b/>
          <w:sz w:val="24"/>
          <w:szCs w:val="24"/>
        </w:rPr>
      </w:pPr>
      <w:r>
        <w:rPr>
          <w:rFonts w:ascii="Times New Roman" w:hAnsi="Times New Roman" w:cs="Times New Roman"/>
          <w:sz w:val="24"/>
          <w:szCs w:val="24"/>
        </w:rPr>
        <w:t xml:space="preserve"> </w:t>
      </w:r>
    </w:p>
    <w:p w14:paraId="3D1C4774" w14:textId="745AA070" w:rsidR="001C2F9D" w:rsidRDefault="001C2F9D" w:rsidP="2E7551DE">
      <w:pPr>
        <w:spacing w:line="480" w:lineRule="auto"/>
        <w:rPr>
          <w:rFonts w:ascii="Times New Roman" w:hAnsi="Times New Roman" w:cs="Times New Roman"/>
          <w:sz w:val="24"/>
          <w:szCs w:val="24"/>
          <w:lang w:val="en-US"/>
        </w:rPr>
      </w:pPr>
      <w:r w:rsidRPr="5DDF7D93">
        <w:rPr>
          <w:rFonts w:ascii="Times New Roman" w:hAnsi="Times New Roman" w:cs="Times New Roman"/>
          <w:sz w:val="24"/>
          <w:szCs w:val="24"/>
          <w:lang w:val="en-US"/>
        </w:rPr>
        <w:t xml:space="preserve">Reducing the </w:t>
      </w:r>
      <w:r w:rsidR="008030DB">
        <w:rPr>
          <w:rFonts w:ascii="Times New Roman" w:hAnsi="Times New Roman" w:cs="Times New Roman"/>
          <w:sz w:val="24"/>
          <w:szCs w:val="24"/>
          <w:lang w:val="en-US"/>
        </w:rPr>
        <w:t>H</w:t>
      </w:r>
      <w:r w:rsidR="008030DB" w:rsidRPr="5DDF7D93">
        <w:rPr>
          <w:rFonts w:ascii="Times New Roman" w:hAnsi="Times New Roman" w:cs="Times New Roman"/>
          <w:sz w:val="24"/>
          <w:szCs w:val="24"/>
          <w:lang w:val="en-US"/>
        </w:rPr>
        <w:t xml:space="preserve">alibut </w:t>
      </w:r>
      <w:r w:rsidRPr="5DDF7D93">
        <w:rPr>
          <w:rFonts w:ascii="Times New Roman" w:hAnsi="Times New Roman" w:cs="Times New Roman"/>
          <w:sz w:val="24"/>
          <w:szCs w:val="24"/>
          <w:lang w:val="en-US"/>
        </w:rPr>
        <w:t>bag limit to 2 fish from 4 fish, led to reduction in yield of about 10% and a</w:t>
      </w:r>
      <w:r w:rsidR="55C36867" w:rsidRPr="5DDF7D93">
        <w:rPr>
          <w:rFonts w:ascii="Times New Roman" w:hAnsi="Times New Roman" w:cs="Times New Roman"/>
          <w:sz w:val="24"/>
          <w:szCs w:val="24"/>
          <w:lang w:val="en-US"/>
        </w:rPr>
        <w:t>n</w:t>
      </w:r>
      <w:r w:rsidRPr="5DDF7D93">
        <w:rPr>
          <w:rFonts w:ascii="Times New Roman" w:hAnsi="Times New Roman" w:cs="Times New Roman"/>
          <w:sz w:val="24"/>
          <w:szCs w:val="24"/>
          <w:lang w:val="en-US"/>
        </w:rPr>
        <w:t xml:space="preserve"> increase in stock level (SSB relative to SSBMSY) of about 15% (Figure 9, panels c and a, respectively). The role of natural variability in determining outcomes was relatively high leading to distributions of yield and biomass outcomes that overlap</w:t>
      </w:r>
      <w:r w:rsidR="0097369A" w:rsidRPr="5DDF7D93">
        <w:rPr>
          <w:rFonts w:ascii="Times New Roman" w:hAnsi="Times New Roman" w:cs="Times New Roman"/>
          <w:sz w:val="24"/>
          <w:szCs w:val="24"/>
          <w:lang w:val="en-US"/>
        </w:rPr>
        <w:t>ped</w:t>
      </w:r>
      <w:r w:rsidRPr="5DDF7D93">
        <w:rPr>
          <w:rFonts w:ascii="Times New Roman" w:hAnsi="Times New Roman" w:cs="Times New Roman"/>
          <w:sz w:val="24"/>
          <w:szCs w:val="24"/>
          <w:lang w:val="en-US"/>
        </w:rPr>
        <w:t xml:space="preserve"> strongly. The </w:t>
      </w:r>
      <w:r w:rsidR="00AC5509" w:rsidRPr="5DDF7D93">
        <w:rPr>
          <w:rFonts w:ascii="Times New Roman" w:hAnsi="Times New Roman" w:cs="Times New Roman"/>
          <w:sz w:val="24"/>
          <w:szCs w:val="24"/>
          <w:lang w:val="en-US"/>
        </w:rPr>
        <w:t>lower</w:t>
      </w:r>
      <w:r w:rsidRPr="5DDF7D93">
        <w:rPr>
          <w:rFonts w:ascii="Times New Roman" w:hAnsi="Times New Roman" w:cs="Times New Roman"/>
          <w:sz w:val="24"/>
          <w:szCs w:val="24"/>
          <w:lang w:val="en-US"/>
        </w:rPr>
        <w:t xml:space="preserve"> bag limit of </w:t>
      </w:r>
      <w:r w:rsidR="00AC5509" w:rsidRPr="5DDF7D93">
        <w:rPr>
          <w:rFonts w:ascii="Times New Roman" w:hAnsi="Times New Roman" w:cs="Times New Roman"/>
          <w:sz w:val="24"/>
          <w:szCs w:val="24"/>
          <w:lang w:val="en-US"/>
        </w:rPr>
        <w:t>2</w:t>
      </w:r>
      <w:r w:rsidRPr="5DDF7D93">
        <w:rPr>
          <w:rFonts w:ascii="Times New Roman" w:hAnsi="Times New Roman" w:cs="Times New Roman"/>
          <w:sz w:val="24"/>
          <w:szCs w:val="24"/>
          <w:lang w:val="en-US"/>
        </w:rPr>
        <w:t xml:space="preserve"> fish did not impact the lower tail of yield outcomes, with the less restrictive</w:t>
      </w:r>
      <w:r w:rsidR="00AC5509" w:rsidRPr="5DDF7D93">
        <w:rPr>
          <w:rFonts w:ascii="Times New Roman" w:hAnsi="Times New Roman" w:cs="Times New Roman"/>
          <w:sz w:val="24"/>
          <w:szCs w:val="24"/>
          <w:lang w:val="en-US"/>
        </w:rPr>
        <w:t xml:space="preserve"> 4-fish</w:t>
      </w:r>
      <w:r w:rsidRPr="5DDF7D93">
        <w:rPr>
          <w:rFonts w:ascii="Times New Roman" w:hAnsi="Times New Roman" w:cs="Times New Roman"/>
          <w:sz w:val="24"/>
          <w:szCs w:val="24"/>
          <w:lang w:val="en-US"/>
        </w:rPr>
        <w:t xml:space="preserve"> bag limit only providing larger potential yields in the most productive simulations (Figure 9, panel c).</w:t>
      </w:r>
    </w:p>
    <w:p w14:paraId="1B889048" w14:textId="77777777" w:rsidR="001C2F9D" w:rsidRDefault="001C2F9D">
      <w:pPr>
        <w:spacing w:line="480" w:lineRule="auto"/>
        <w:rPr>
          <w:rFonts w:ascii="Times New Roman" w:hAnsi="Times New Roman" w:cs="Times New Roman"/>
          <w:sz w:val="24"/>
          <w:szCs w:val="24"/>
        </w:rPr>
      </w:pPr>
    </w:p>
    <w:p w14:paraId="73A653F6" w14:textId="23AEAF51" w:rsidR="001C2F9D" w:rsidRDefault="001C2F9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Reducing the </w:t>
      </w:r>
      <w:r w:rsidR="008030DB">
        <w:rPr>
          <w:rFonts w:ascii="Times New Roman" w:hAnsi="Times New Roman" w:cs="Times New Roman"/>
          <w:sz w:val="24"/>
          <w:szCs w:val="24"/>
          <w:lang w:val="en-US"/>
        </w:rPr>
        <w:t>Black Rockfish</w:t>
      </w:r>
      <w:r w:rsidRPr="2E7551DE">
        <w:rPr>
          <w:rFonts w:ascii="Times New Roman" w:hAnsi="Times New Roman" w:cs="Times New Roman"/>
          <w:sz w:val="24"/>
          <w:szCs w:val="24"/>
          <w:lang w:val="en-US"/>
        </w:rPr>
        <w:t xml:space="preserve"> bag limit from 10 to 5 fish led to 35% declines in yield and a 20% increase in SSB relative to SSBMSY levels (Figure 9, panels d and b, respectively). Natural variability in stock levels played a lesser role in the case of </w:t>
      </w:r>
      <w:r w:rsidR="008030DB">
        <w:rPr>
          <w:rFonts w:ascii="Times New Roman" w:hAnsi="Times New Roman" w:cs="Times New Roman"/>
          <w:sz w:val="24"/>
          <w:szCs w:val="24"/>
          <w:lang w:val="en-US"/>
        </w:rPr>
        <w:t>Black Rockfish</w:t>
      </w:r>
      <w:r w:rsidRPr="2E7551DE">
        <w:rPr>
          <w:rFonts w:ascii="Times New Roman" w:hAnsi="Times New Roman" w:cs="Times New Roman"/>
          <w:sz w:val="24"/>
          <w:szCs w:val="24"/>
          <w:lang w:val="en-US"/>
        </w:rPr>
        <w:t xml:space="preserve"> with yield and biomass outcomes that </w:t>
      </w:r>
      <w:r w:rsidR="00AC5509" w:rsidRPr="2E7551DE">
        <w:rPr>
          <w:rFonts w:ascii="Times New Roman" w:hAnsi="Times New Roman" w:cs="Times New Roman"/>
          <w:sz w:val="24"/>
          <w:szCs w:val="24"/>
          <w:lang w:val="en-US"/>
        </w:rPr>
        <w:t xml:space="preserve">still heavily overlapped but </w:t>
      </w:r>
      <w:r w:rsidRPr="2E7551DE">
        <w:rPr>
          <w:rFonts w:ascii="Times New Roman" w:hAnsi="Times New Roman" w:cs="Times New Roman"/>
          <w:sz w:val="24"/>
          <w:szCs w:val="24"/>
          <w:lang w:val="en-US"/>
        </w:rPr>
        <w:t xml:space="preserve">were more distinct </w:t>
      </w:r>
      <w:r w:rsidR="0097369A" w:rsidRPr="2E7551DE">
        <w:rPr>
          <w:rFonts w:ascii="Times New Roman" w:hAnsi="Times New Roman" w:cs="Times New Roman"/>
          <w:sz w:val="24"/>
          <w:szCs w:val="24"/>
          <w:lang w:val="en-US"/>
        </w:rPr>
        <w:t xml:space="preserve">among bag limit regulations compared with </w:t>
      </w:r>
      <w:r w:rsidR="008030DB">
        <w:rPr>
          <w:rFonts w:ascii="Times New Roman" w:hAnsi="Times New Roman" w:cs="Times New Roman"/>
          <w:sz w:val="24"/>
          <w:szCs w:val="24"/>
          <w:lang w:val="en-US"/>
        </w:rPr>
        <w:t>H</w:t>
      </w:r>
      <w:r w:rsidR="008030DB" w:rsidRPr="2E7551DE">
        <w:rPr>
          <w:rFonts w:ascii="Times New Roman" w:hAnsi="Times New Roman" w:cs="Times New Roman"/>
          <w:sz w:val="24"/>
          <w:szCs w:val="24"/>
          <w:lang w:val="en-US"/>
        </w:rPr>
        <w:t>alibut</w:t>
      </w:r>
      <w:r w:rsidRPr="2E7551DE">
        <w:rPr>
          <w:rFonts w:ascii="Times New Roman" w:hAnsi="Times New Roman" w:cs="Times New Roman"/>
          <w:sz w:val="24"/>
          <w:szCs w:val="24"/>
          <w:lang w:val="en-US"/>
        </w:rPr>
        <w:t xml:space="preserve">. </w:t>
      </w:r>
    </w:p>
    <w:p w14:paraId="45348748" w14:textId="77777777" w:rsidR="00B40F27" w:rsidRPr="007E2CD6" w:rsidRDefault="00B40F27">
      <w:pPr>
        <w:spacing w:line="480" w:lineRule="auto"/>
        <w:rPr>
          <w:rFonts w:ascii="Times New Roman" w:hAnsi="Times New Roman" w:cs="Times New Roman"/>
          <w:sz w:val="24"/>
          <w:szCs w:val="24"/>
        </w:rPr>
      </w:pPr>
    </w:p>
    <w:p w14:paraId="0B36B478" w14:textId="79F872AA" w:rsidR="00B40F27" w:rsidRPr="007E2CD6" w:rsidRDefault="0094478E" w:rsidP="00A81ED3">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B53CA8F" wp14:editId="234C3272">
            <wp:extent cx="5943600" cy="3863340"/>
            <wp:effectExtent l="0" t="0" r="0" b="3810"/>
            <wp:docPr id="997016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16716" name="Picture 9970167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4CB614DE" w14:textId="2024E705" w:rsidR="00B40F27" w:rsidRPr="007E2CD6" w:rsidRDefault="004946ED">
      <w:pPr>
        <w:spacing w:line="480" w:lineRule="auto"/>
        <w:rPr>
          <w:rFonts w:ascii="Times New Roman" w:hAnsi="Times New Roman" w:cs="Times New Roman"/>
          <w:sz w:val="24"/>
          <w:szCs w:val="24"/>
        </w:rPr>
      </w:pPr>
      <w:r w:rsidRPr="007E2CD6">
        <w:rPr>
          <w:rFonts w:ascii="Times New Roman" w:hAnsi="Times New Roman" w:cs="Times New Roman"/>
          <w:sz w:val="24"/>
          <w:szCs w:val="24"/>
        </w:rPr>
        <w:t xml:space="preserve">Figure </w:t>
      </w:r>
      <w:r w:rsidR="00A81ED3">
        <w:rPr>
          <w:rFonts w:ascii="Times New Roman" w:hAnsi="Times New Roman" w:cs="Times New Roman"/>
          <w:sz w:val="24"/>
          <w:szCs w:val="24"/>
        </w:rPr>
        <w:t>9</w:t>
      </w:r>
      <w:r w:rsidRPr="007E2CD6">
        <w:rPr>
          <w:rFonts w:ascii="Times New Roman" w:hAnsi="Times New Roman" w:cs="Times New Roman"/>
          <w:sz w:val="24"/>
          <w:szCs w:val="24"/>
        </w:rPr>
        <w:t xml:space="preserve">. As Figure </w:t>
      </w:r>
      <w:r w:rsidR="00F53156">
        <w:rPr>
          <w:rFonts w:ascii="Times New Roman" w:hAnsi="Times New Roman" w:cs="Times New Roman"/>
          <w:sz w:val="24"/>
          <w:szCs w:val="24"/>
        </w:rPr>
        <w:t>8</w:t>
      </w:r>
      <w:r w:rsidR="00F53156" w:rsidRPr="007E2CD6">
        <w:rPr>
          <w:rFonts w:ascii="Times New Roman" w:hAnsi="Times New Roman" w:cs="Times New Roman"/>
          <w:sz w:val="24"/>
          <w:szCs w:val="24"/>
        </w:rPr>
        <w:t>,</w:t>
      </w:r>
      <w:r w:rsidRPr="007E2CD6">
        <w:rPr>
          <w:rFonts w:ascii="Times New Roman" w:hAnsi="Times New Roman" w:cs="Times New Roman"/>
          <w:sz w:val="24"/>
          <w:szCs w:val="24"/>
        </w:rPr>
        <w:t xml:space="preserve"> comparing projections of spawning stock biomass</w:t>
      </w:r>
      <w:r w:rsidR="00A81ED3">
        <w:rPr>
          <w:rFonts w:ascii="Times New Roman" w:hAnsi="Times New Roman" w:cs="Times New Roman"/>
          <w:sz w:val="24"/>
          <w:szCs w:val="24"/>
        </w:rPr>
        <w:t xml:space="preserve"> </w:t>
      </w:r>
      <w:r w:rsidRPr="007E2CD6">
        <w:rPr>
          <w:rFonts w:ascii="Times New Roman" w:hAnsi="Times New Roman" w:cs="Times New Roman"/>
          <w:sz w:val="24"/>
          <w:szCs w:val="24"/>
        </w:rPr>
        <w:t xml:space="preserve">and yield given </w:t>
      </w:r>
      <w:r w:rsidR="00C572BF">
        <w:rPr>
          <w:rFonts w:ascii="Times New Roman" w:hAnsi="Times New Roman" w:cs="Times New Roman"/>
          <w:sz w:val="24"/>
          <w:szCs w:val="24"/>
        </w:rPr>
        <w:t>alternative bag limits</w:t>
      </w:r>
      <w:r w:rsidRPr="007E2CD6">
        <w:rPr>
          <w:rFonts w:ascii="Times New Roman" w:hAnsi="Times New Roman" w:cs="Times New Roman"/>
          <w:sz w:val="24"/>
          <w:szCs w:val="24"/>
        </w:rPr>
        <w:t xml:space="preserve"> for the Depleted operating model</w:t>
      </w:r>
      <w:r w:rsidR="00A81ED3">
        <w:rPr>
          <w:rFonts w:ascii="Times New Roman" w:hAnsi="Times New Roman" w:cs="Times New Roman"/>
          <w:sz w:val="24"/>
          <w:szCs w:val="24"/>
        </w:rPr>
        <w:t>s</w:t>
      </w:r>
      <w:r w:rsidRPr="007E2CD6">
        <w:rPr>
          <w:rFonts w:ascii="Times New Roman" w:hAnsi="Times New Roman" w:cs="Times New Roman"/>
          <w:sz w:val="24"/>
          <w:szCs w:val="24"/>
        </w:rPr>
        <w:t>.</w:t>
      </w:r>
    </w:p>
    <w:p w14:paraId="67E5BD61" w14:textId="77777777" w:rsidR="00B40F27" w:rsidRPr="007E2CD6" w:rsidRDefault="004946ED">
      <w:pPr>
        <w:spacing w:line="480" w:lineRule="auto"/>
        <w:rPr>
          <w:rFonts w:ascii="Times New Roman" w:hAnsi="Times New Roman" w:cs="Times New Roman"/>
          <w:b/>
          <w:sz w:val="24"/>
          <w:szCs w:val="24"/>
        </w:rPr>
      </w:pPr>
      <w:r w:rsidRPr="007E2CD6">
        <w:rPr>
          <w:rFonts w:ascii="Times New Roman" w:hAnsi="Times New Roman" w:cs="Times New Roman"/>
          <w:b/>
          <w:sz w:val="24"/>
          <w:szCs w:val="24"/>
        </w:rPr>
        <w:t xml:space="preserve"> </w:t>
      </w:r>
    </w:p>
    <w:p w14:paraId="739F2FD1" w14:textId="5382B50F" w:rsidR="00B40F27"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The trade-off between</w:t>
      </w:r>
      <w:r w:rsidR="00F37292" w:rsidRPr="2E7551DE">
        <w:rPr>
          <w:rFonts w:ascii="Times New Roman" w:hAnsi="Times New Roman" w:cs="Times New Roman"/>
          <w:sz w:val="24"/>
          <w:szCs w:val="24"/>
          <w:lang w:val="en-US"/>
        </w:rPr>
        <w:t xml:space="preserve"> </w:t>
      </w:r>
      <w:r w:rsidR="00AA6045" w:rsidRPr="2E7551DE">
        <w:rPr>
          <w:rFonts w:ascii="Times New Roman" w:hAnsi="Times New Roman" w:cs="Times New Roman"/>
          <w:sz w:val="24"/>
          <w:szCs w:val="24"/>
          <w:lang w:val="en-US"/>
        </w:rPr>
        <w:t>long-term</w:t>
      </w:r>
      <w:r w:rsidR="00F37292" w:rsidRPr="2E7551DE">
        <w:rPr>
          <w:rFonts w:ascii="Times New Roman" w:hAnsi="Times New Roman" w:cs="Times New Roman"/>
          <w:sz w:val="24"/>
          <w:szCs w:val="24"/>
          <w:lang w:val="en-US"/>
        </w:rPr>
        <w:t xml:space="preserve"> expected yields </w:t>
      </w:r>
      <w:r w:rsidRPr="2E7551DE">
        <w:rPr>
          <w:rFonts w:ascii="Times New Roman" w:hAnsi="Times New Roman" w:cs="Times New Roman"/>
          <w:sz w:val="24"/>
          <w:szCs w:val="24"/>
          <w:lang w:val="en-US"/>
        </w:rPr>
        <w:t>and biomass</w:t>
      </w:r>
      <w:r w:rsidR="00F37292" w:rsidRPr="2E7551DE">
        <w:rPr>
          <w:rFonts w:ascii="Times New Roman" w:hAnsi="Times New Roman" w:cs="Times New Roman"/>
          <w:sz w:val="24"/>
          <w:szCs w:val="24"/>
          <w:lang w:val="en-US"/>
        </w:rPr>
        <w:t xml:space="preserve"> is negative and nearly linear for both </w:t>
      </w:r>
      <w:r w:rsidR="008030DB">
        <w:rPr>
          <w:rFonts w:ascii="Times New Roman" w:hAnsi="Times New Roman" w:cs="Times New Roman"/>
          <w:sz w:val="24"/>
          <w:szCs w:val="24"/>
          <w:lang w:val="en-US"/>
        </w:rPr>
        <w:t>Halibut</w:t>
      </w:r>
      <w:r w:rsidR="008030DB" w:rsidRPr="2E7551DE">
        <w:rPr>
          <w:rFonts w:ascii="Times New Roman" w:hAnsi="Times New Roman" w:cs="Times New Roman"/>
          <w:sz w:val="24"/>
          <w:szCs w:val="24"/>
          <w:lang w:val="en-US"/>
        </w:rPr>
        <w:t xml:space="preserve"> </w:t>
      </w:r>
      <w:r w:rsidR="00F37292" w:rsidRPr="2E7551DE">
        <w:rPr>
          <w:rFonts w:ascii="Times New Roman" w:hAnsi="Times New Roman" w:cs="Times New Roman"/>
          <w:sz w:val="24"/>
          <w:szCs w:val="24"/>
          <w:lang w:val="en-US"/>
        </w:rPr>
        <w:t xml:space="preserve">and </w:t>
      </w:r>
      <w:r w:rsidR="008030DB">
        <w:rPr>
          <w:rFonts w:ascii="Times New Roman" w:hAnsi="Times New Roman" w:cs="Times New Roman"/>
          <w:sz w:val="24"/>
          <w:szCs w:val="24"/>
          <w:lang w:val="en-US"/>
        </w:rPr>
        <w:t>Black Rockfish</w:t>
      </w:r>
      <w:r w:rsidR="00F37292" w:rsidRPr="2E7551DE">
        <w:rPr>
          <w:rFonts w:ascii="Times New Roman" w:hAnsi="Times New Roman" w:cs="Times New Roman"/>
          <w:sz w:val="24"/>
          <w:szCs w:val="24"/>
          <w:lang w:val="en-US"/>
        </w:rPr>
        <w:t xml:space="preserve"> (Figure 1</w:t>
      </w:r>
      <w:r w:rsidR="00C572BF" w:rsidRPr="2E7551DE">
        <w:rPr>
          <w:rFonts w:ascii="Times New Roman" w:hAnsi="Times New Roman" w:cs="Times New Roman"/>
          <w:sz w:val="24"/>
          <w:szCs w:val="24"/>
          <w:lang w:val="en-US"/>
        </w:rPr>
        <w:t>0</w:t>
      </w:r>
      <w:r w:rsidR="00F37292" w:rsidRPr="2E7551DE">
        <w:rPr>
          <w:rFonts w:ascii="Times New Roman" w:hAnsi="Times New Roman" w:cs="Times New Roman"/>
          <w:sz w:val="24"/>
          <w:szCs w:val="24"/>
          <w:lang w:val="en-US"/>
        </w:rPr>
        <w:t xml:space="preserve">). In the case of </w:t>
      </w:r>
      <w:r w:rsidR="008030DB">
        <w:rPr>
          <w:rFonts w:ascii="Times New Roman" w:hAnsi="Times New Roman" w:cs="Times New Roman"/>
          <w:sz w:val="24"/>
          <w:szCs w:val="24"/>
          <w:lang w:val="en-US"/>
        </w:rPr>
        <w:t>Halibut</w:t>
      </w:r>
      <w:r w:rsidR="00502852" w:rsidRPr="2E7551DE">
        <w:rPr>
          <w:rFonts w:ascii="Times New Roman" w:hAnsi="Times New Roman" w:cs="Times New Roman"/>
          <w:sz w:val="24"/>
          <w:szCs w:val="24"/>
          <w:lang w:val="en-US"/>
        </w:rPr>
        <w:t>, 320</w:t>
      </w:r>
      <w:r w:rsidRPr="2E7551DE">
        <w:rPr>
          <w:rFonts w:ascii="Times New Roman" w:hAnsi="Times New Roman" w:cs="Times New Roman"/>
          <w:sz w:val="24"/>
          <w:szCs w:val="24"/>
          <w:lang w:val="en-US"/>
        </w:rPr>
        <w:t xml:space="preserve"> tons of </w:t>
      </w:r>
      <w:r w:rsidR="00502852" w:rsidRPr="2E7551DE">
        <w:rPr>
          <w:rFonts w:ascii="Times New Roman" w:hAnsi="Times New Roman" w:cs="Times New Roman"/>
          <w:sz w:val="24"/>
          <w:szCs w:val="24"/>
          <w:lang w:val="en-US"/>
        </w:rPr>
        <w:t xml:space="preserve">annual </w:t>
      </w:r>
      <w:r w:rsidRPr="2E7551DE">
        <w:rPr>
          <w:rFonts w:ascii="Times New Roman" w:hAnsi="Times New Roman" w:cs="Times New Roman"/>
          <w:sz w:val="24"/>
          <w:szCs w:val="24"/>
          <w:lang w:val="en-US"/>
        </w:rPr>
        <w:t xml:space="preserve">catch </w:t>
      </w:r>
      <w:r w:rsidR="00502852" w:rsidRPr="2E7551DE">
        <w:rPr>
          <w:rFonts w:ascii="Times New Roman" w:hAnsi="Times New Roman" w:cs="Times New Roman"/>
          <w:sz w:val="24"/>
          <w:szCs w:val="24"/>
          <w:lang w:val="en-US"/>
        </w:rPr>
        <w:t xml:space="preserve">is </w:t>
      </w:r>
      <w:r w:rsidR="00502852" w:rsidRPr="2E7551DE">
        <w:rPr>
          <w:rFonts w:ascii="Times New Roman" w:hAnsi="Times New Roman" w:cs="Times New Roman"/>
          <w:sz w:val="24"/>
          <w:szCs w:val="24"/>
          <w:lang w:val="en-US"/>
        </w:rPr>
        <w:lastRenderedPageBreak/>
        <w:t xml:space="preserve">traded off against a </w:t>
      </w:r>
      <w:r w:rsidRPr="2E7551DE">
        <w:rPr>
          <w:rFonts w:ascii="Times New Roman" w:hAnsi="Times New Roman" w:cs="Times New Roman"/>
          <w:sz w:val="24"/>
          <w:szCs w:val="24"/>
          <w:lang w:val="en-US"/>
        </w:rPr>
        <w:t>unit of SSB / SSBMSY (Figure 1</w:t>
      </w:r>
      <w:r w:rsidR="00502852" w:rsidRPr="2E7551DE">
        <w:rPr>
          <w:rFonts w:ascii="Times New Roman" w:hAnsi="Times New Roman" w:cs="Times New Roman"/>
          <w:sz w:val="24"/>
          <w:szCs w:val="24"/>
          <w:lang w:val="en-US"/>
        </w:rPr>
        <w:t>0, panel b, grey line</w:t>
      </w:r>
      <w:r w:rsidRPr="2E7551DE">
        <w:rPr>
          <w:rFonts w:ascii="Times New Roman" w:hAnsi="Times New Roman" w:cs="Times New Roman"/>
          <w:sz w:val="24"/>
          <w:szCs w:val="24"/>
          <w:lang w:val="en-US"/>
        </w:rPr>
        <w:t xml:space="preserve">). </w:t>
      </w:r>
      <w:r w:rsidR="00C572BF" w:rsidRPr="2E7551DE">
        <w:rPr>
          <w:rFonts w:ascii="Times New Roman" w:hAnsi="Times New Roman" w:cs="Times New Roman"/>
          <w:sz w:val="24"/>
          <w:szCs w:val="24"/>
          <w:lang w:val="en-US"/>
        </w:rPr>
        <w:t>For</w:t>
      </w:r>
      <w:r w:rsidR="00502852" w:rsidRPr="2E7551DE">
        <w:rPr>
          <w:rFonts w:ascii="Times New Roman" w:hAnsi="Times New Roman" w:cs="Times New Roman"/>
          <w:sz w:val="24"/>
          <w:szCs w:val="24"/>
          <w:lang w:val="en-US"/>
        </w:rPr>
        <w:t xml:space="preserve"> </w:t>
      </w:r>
      <w:r w:rsidR="008030DB">
        <w:rPr>
          <w:rFonts w:ascii="Times New Roman" w:hAnsi="Times New Roman" w:cs="Times New Roman"/>
          <w:sz w:val="24"/>
          <w:szCs w:val="24"/>
          <w:lang w:val="en-US"/>
        </w:rPr>
        <w:t>Black Rockfish</w:t>
      </w:r>
      <w:r w:rsidR="00502852" w:rsidRPr="2E7551DE">
        <w:rPr>
          <w:rFonts w:ascii="Times New Roman" w:hAnsi="Times New Roman" w:cs="Times New Roman"/>
          <w:sz w:val="24"/>
          <w:szCs w:val="24"/>
          <w:lang w:val="en-US"/>
        </w:rPr>
        <w:t xml:space="preserve">, 135 tons of annual catch is </w:t>
      </w:r>
      <w:r w:rsidR="0008141A" w:rsidRPr="2E7551DE">
        <w:rPr>
          <w:rFonts w:ascii="Times New Roman" w:hAnsi="Times New Roman" w:cs="Times New Roman"/>
          <w:sz w:val="24"/>
          <w:szCs w:val="24"/>
          <w:lang w:val="en-US"/>
        </w:rPr>
        <w:t>traded off</w:t>
      </w:r>
      <w:r w:rsidR="00502852" w:rsidRPr="2E7551DE">
        <w:rPr>
          <w:rFonts w:ascii="Times New Roman" w:hAnsi="Times New Roman" w:cs="Times New Roman"/>
          <w:sz w:val="24"/>
          <w:szCs w:val="24"/>
          <w:lang w:val="en-US"/>
        </w:rPr>
        <w:t xml:space="preserve"> against a unit of SSB / SSBMSY (Figure 10, panel b, grey line)</w:t>
      </w:r>
      <w:r w:rsidRPr="2E7551DE">
        <w:rPr>
          <w:rFonts w:ascii="Times New Roman" w:hAnsi="Times New Roman" w:cs="Times New Roman"/>
          <w:sz w:val="24"/>
          <w:szCs w:val="24"/>
          <w:lang w:val="en-US"/>
        </w:rPr>
        <w:t xml:space="preserve">. </w:t>
      </w:r>
    </w:p>
    <w:p w14:paraId="3CFA5DA3" w14:textId="77777777" w:rsidR="00B40F27" w:rsidRPr="007E2CD6" w:rsidRDefault="00B40F27">
      <w:pPr>
        <w:spacing w:line="480" w:lineRule="auto"/>
        <w:rPr>
          <w:rFonts w:ascii="Times New Roman" w:hAnsi="Times New Roman" w:cs="Times New Roman"/>
          <w:b/>
          <w:sz w:val="24"/>
          <w:szCs w:val="24"/>
        </w:rPr>
      </w:pPr>
    </w:p>
    <w:p w14:paraId="6BE701AA" w14:textId="79815E0C" w:rsidR="00B40F27"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Relatively modest changes to effort controls (80% - 120% of</w:t>
      </w:r>
      <w:r w:rsidR="00692E63" w:rsidRPr="2E7551DE">
        <w:rPr>
          <w:rFonts w:ascii="Times New Roman" w:hAnsi="Times New Roman" w:cs="Times New Roman"/>
          <w:sz w:val="24"/>
          <w:szCs w:val="24"/>
          <w:lang w:val="en-US"/>
        </w:rPr>
        <w:t xml:space="preserve"> apical</w:t>
      </w:r>
      <w:r w:rsidRPr="2E7551DE">
        <w:rPr>
          <w:rFonts w:ascii="Times New Roman" w:hAnsi="Times New Roman" w:cs="Times New Roman"/>
          <w:sz w:val="24"/>
          <w:szCs w:val="24"/>
          <w:lang w:val="en-US"/>
        </w:rPr>
        <w:t xml:space="preserve"> FMSY effort) provided a </w:t>
      </w:r>
      <w:r w:rsidR="00C572BF" w:rsidRPr="2E7551DE">
        <w:rPr>
          <w:rFonts w:ascii="Times New Roman" w:hAnsi="Times New Roman" w:cs="Times New Roman"/>
          <w:sz w:val="24"/>
          <w:szCs w:val="24"/>
          <w:lang w:val="en-US"/>
        </w:rPr>
        <w:t xml:space="preserve">comparable range of </w:t>
      </w:r>
      <w:r w:rsidRPr="2E7551DE">
        <w:rPr>
          <w:rFonts w:ascii="Times New Roman" w:hAnsi="Times New Roman" w:cs="Times New Roman"/>
          <w:sz w:val="24"/>
          <w:szCs w:val="24"/>
          <w:lang w:val="en-US"/>
        </w:rPr>
        <w:t xml:space="preserve">performance outcomes </w:t>
      </w:r>
      <w:r w:rsidR="00C572BF" w:rsidRPr="2E7551DE">
        <w:rPr>
          <w:rFonts w:ascii="Times New Roman" w:hAnsi="Times New Roman" w:cs="Times New Roman"/>
          <w:sz w:val="24"/>
          <w:szCs w:val="24"/>
          <w:lang w:val="en-US"/>
        </w:rPr>
        <w:t>to</w:t>
      </w:r>
      <w:r w:rsidRPr="2E7551DE">
        <w:rPr>
          <w:rFonts w:ascii="Times New Roman" w:hAnsi="Times New Roman" w:cs="Times New Roman"/>
          <w:sz w:val="24"/>
          <w:szCs w:val="24"/>
          <w:lang w:val="en-US"/>
        </w:rPr>
        <w:t xml:space="preserve"> a wide range of </w:t>
      </w:r>
      <w:r w:rsidR="008030DB">
        <w:rPr>
          <w:rFonts w:ascii="Times New Roman" w:hAnsi="Times New Roman" w:cs="Times New Roman"/>
          <w:sz w:val="24"/>
          <w:szCs w:val="24"/>
          <w:lang w:val="en-US"/>
        </w:rPr>
        <w:t>Halibut</w:t>
      </w:r>
      <w:r w:rsidR="00C572BF" w:rsidRPr="2E7551DE">
        <w:rPr>
          <w:rFonts w:ascii="Times New Roman" w:hAnsi="Times New Roman" w:cs="Times New Roman"/>
          <w:sz w:val="24"/>
          <w:szCs w:val="24"/>
          <w:lang w:val="en-US"/>
        </w:rPr>
        <w:t xml:space="preserve"> </w:t>
      </w:r>
      <w:r w:rsidRPr="2E7551DE">
        <w:rPr>
          <w:rFonts w:ascii="Times New Roman" w:hAnsi="Times New Roman" w:cs="Times New Roman"/>
          <w:sz w:val="24"/>
          <w:szCs w:val="24"/>
          <w:lang w:val="en-US"/>
        </w:rPr>
        <w:t>bag limits (1-6 fish) (Figure 1</w:t>
      </w:r>
      <w:r w:rsidR="00C572BF" w:rsidRPr="2E7551DE">
        <w:rPr>
          <w:rFonts w:ascii="Times New Roman" w:hAnsi="Times New Roman" w:cs="Times New Roman"/>
          <w:sz w:val="24"/>
          <w:szCs w:val="24"/>
          <w:lang w:val="en-US"/>
        </w:rPr>
        <w:t>0, panel a)</w:t>
      </w:r>
      <w:r w:rsidRPr="2E7551DE">
        <w:rPr>
          <w:rFonts w:ascii="Times New Roman" w:hAnsi="Times New Roman" w:cs="Times New Roman"/>
          <w:sz w:val="24"/>
          <w:szCs w:val="24"/>
          <w:lang w:val="en-US"/>
        </w:rPr>
        <w:t xml:space="preserve">. Effort controls also provided a slightly superior performance trade-off with respect to </w:t>
      </w:r>
      <w:r w:rsidR="008030DB">
        <w:rPr>
          <w:rFonts w:ascii="Times New Roman" w:hAnsi="Times New Roman" w:cs="Times New Roman"/>
          <w:sz w:val="24"/>
          <w:szCs w:val="24"/>
          <w:lang w:val="en-US"/>
        </w:rPr>
        <w:t>Halibut</w:t>
      </w:r>
      <w:r w:rsidR="00C572BF" w:rsidRPr="2E7551DE">
        <w:rPr>
          <w:rFonts w:ascii="Times New Roman" w:hAnsi="Times New Roman" w:cs="Times New Roman"/>
          <w:sz w:val="24"/>
          <w:szCs w:val="24"/>
          <w:lang w:val="en-US"/>
        </w:rPr>
        <w:t xml:space="preserve"> </w:t>
      </w:r>
      <w:r w:rsidRPr="2E7551DE">
        <w:rPr>
          <w:rFonts w:ascii="Times New Roman" w:hAnsi="Times New Roman" w:cs="Times New Roman"/>
          <w:sz w:val="24"/>
          <w:szCs w:val="24"/>
          <w:lang w:val="en-US"/>
        </w:rPr>
        <w:t>biomass and yields</w:t>
      </w:r>
      <w:r w:rsidR="00C572BF" w:rsidRPr="2E7551DE">
        <w:rPr>
          <w:rFonts w:ascii="Times New Roman" w:hAnsi="Times New Roman" w:cs="Times New Roman"/>
          <w:sz w:val="24"/>
          <w:szCs w:val="24"/>
          <w:lang w:val="en-US"/>
        </w:rPr>
        <w:t>, with less steep yield changes across the same range of biomass outcomes</w:t>
      </w:r>
      <w:r w:rsidR="00484C57" w:rsidRPr="2E7551DE">
        <w:rPr>
          <w:rFonts w:ascii="Times New Roman" w:hAnsi="Times New Roman" w:cs="Times New Roman"/>
          <w:sz w:val="24"/>
          <w:szCs w:val="24"/>
          <w:lang w:val="en-US"/>
        </w:rPr>
        <w:t>.</w:t>
      </w:r>
      <w:r w:rsidRPr="2E7551DE">
        <w:rPr>
          <w:rFonts w:ascii="Times New Roman" w:hAnsi="Times New Roman" w:cs="Times New Roman"/>
          <w:sz w:val="24"/>
          <w:szCs w:val="24"/>
          <w:lang w:val="en-US"/>
        </w:rPr>
        <w:t xml:space="preserve"> </w:t>
      </w:r>
      <w:r w:rsidR="00AC5509" w:rsidRPr="2E7551DE">
        <w:rPr>
          <w:rFonts w:ascii="Times New Roman" w:hAnsi="Times New Roman" w:cs="Times New Roman"/>
          <w:sz w:val="24"/>
          <w:szCs w:val="24"/>
          <w:lang w:val="en-US"/>
        </w:rPr>
        <w:t>To a greater extent, e</w:t>
      </w:r>
      <w:r w:rsidR="00C572BF" w:rsidRPr="2E7551DE">
        <w:rPr>
          <w:rFonts w:ascii="Times New Roman" w:hAnsi="Times New Roman" w:cs="Times New Roman"/>
          <w:sz w:val="24"/>
          <w:szCs w:val="24"/>
          <w:lang w:val="en-US"/>
        </w:rPr>
        <w:t xml:space="preserve">ffort control was more effective </w:t>
      </w:r>
      <w:r w:rsidR="00AC5509" w:rsidRPr="2E7551DE">
        <w:rPr>
          <w:rFonts w:ascii="Times New Roman" w:hAnsi="Times New Roman" w:cs="Times New Roman"/>
          <w:sz w:val="24"/>
          <w:szCs w:val="24"/>
          <w:lang w:val="en-US"/>
        </w:rPr>
        <w:t xml:space="preserve">(relative to bag limits) </w:t>
      </w:r>
      <w:r w:rsidR="00C572BF" w:rsidRPr="2E7551DE">
        <w:rPr>
          <w:rFonts w:ascii="Times New Roman" w:hAnsi="Times New Roman" w:cs="Times New Roman"/>
          <w:sz w:val="24"/>
          <w:szCs w:val="24"/>
          <w:lang w:val="en-US"/>
        </w:rPr>
        <w:t xml:space="preserve">in the case of </w:t>
      </w:r>
      <w:r w:rsidR="008030DB">
        <w:rPr>
          <w:rFonts w:ascii="Times New Roman" w:hAnsi="Times New Roman" w:cs="Times New Roman"/>
          <w:sz w:val="24"/>
          <w:szCs w:val="24"/>
          <w:lang w:val="en-US"/>
        </w:rPr>
        <w:t>Black Rockfish</w:t>
      </w:r>
      <w:r w:rsidR="00C572BF" w:rsidRPr="2E7551DE">
        <w:rPr>
          <w:rFonts w:ascii="Times New Roman" w:hAnsi="Times New Roman" w:cs="Times New Roman"/>
          <w:sz w:val="24"/>
          <w:szCs w:val="24"/>
          <w:lang w:val="en-US"/>
        </w:rPr>
        <w:t xml:space="preserve">, providing much lower yield reductions across </w:t>
      </w:r>
      <w:r w:rsidR="00AC5509" w:rsidRPr="2E7551DE">
        <w:rPr>
          <w:rFonts w:ascii="Times New Roman" w:hAnsi="Times New Roman" w:cs="Times New Roman"/>
          <w:sz w:val="24"/>
          <w:szCs w:val="24"/>
          <w:lang w:val="en-US"/>
        </w:rPr>
        <w:t xml:space="preserve">a comparable </w:t>
      </w:r>
      <w:r w:rsidR="00C572BF" w:rsidRPr="2E7551DE">
        <w:rPr>
          <w:rFonts w:ascii="Times New Roman" w:hAnsi="Times New Roman" w:cs="Times New Roman"/>
          <w:sz w:val="24"/>
          <w:szCs w:val="24"/>
          <w:lang w:val="en-US"/>
        </w:rPr>
        <w:t xml:space="preserve">range of biomass outcomes. For example, a 30% reduction in effort (Figure 10, panel b, blue line) was comparable in biomass outcomes to a reduction in bag limit from 10 to 4 fish (Figure 10, panel b, grey line) </w:t>
      </w:r>
      <w:r w:rsidR="00AC5509" w:rsidRPr="2E7551DE">
        <w:rPr>
          <w:rFonts w:ascii="Times New Roman" w:hAnsi="Times New Roman" w:cs="Times New Roman"/>
          <w:sz w:val="24"/>
          <w:szCs w:val="24"/>
          <w:lang w:val="en-US"/>
        </w:rPr>
        <w:t>and</w:t>
      </w:r>
      <w:r w:rsidR="00C572BF" w:rsidRPr="2E7551DE">
        <w:rPr>
          <w:rFonts w:ascii="Times New Roman" w:hAnsi="Times New Roman" w:cs="Times New Roman"/>
          <w:sz w:val="24"/>
          <w:szCs w:val="24"/>
          <w:lang w:val="en-US"/>
        </w:rPr>
        <w:t xml:space="preserve"> provided 2</w:t>
      </w:r>
      <w:r w:rsidR="00CF1B5B" w:rsidRPr="2E7551DE">
        <w:rPr>
          <w:rFonts w:ascii="Times New Roman" w:hAnsi="Times New Roman" w:cs="Times New Roman"/>
          <w:sz w:val="24"/>
          <w:szCs w:val="24"/>
          <w:lang w:val="en-US"/>
        </w:rPr>
        <w:t>7</w:t>
      </w:r>
      <w:r w:rsidR="00C572BF" w:rsidRPr="2E7551DE">
        <w:rPr>
          <w:rFonts w:ascii="Times New Roman" w:hAnsi="Times New Roman" w:cs="Times New Roman"/>
          <w:sz w:val="24"/>
          <w:szCs w:val="24"/>
          <w:lang w:val="en-US"/>
        </w:rPr>
        <w:t xml:space="preserve">% higher yields on average. </w:t>
      </w:r>
    </w:p>
    <w:p w14:paraId="237A8C56" w14:textId="77777777" w:rsidR="00B40F27" w:rsidRPr="007E2CD6" w:rsidRDefault="00B40F27">
      <w:pPr>
        <w:spacing w:line="480" w:lineRule="auto"/>
        <w:rPr>
          <w:rFonts w:ascii="Times New Roman" w:hAnsi="Times New Roman" w:cs="Times New Roman"/>
          <w:sz w:val="24"/>
          <w:szCs w:val="24"/>
        </w:rPr>
      </w:pPr>
    </w:p>
    <w:p w14:paraId="2F668AB2" w14:textId="222AA53E" w:rsidR="00B40F27" w:rsidRPr="007E2CD6" w:rsidRDefault="0094478E">
      <w:pPr>
        <w:spacing w:line="480" w:lineRule="auto"/>
        <w:ind w:left="36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9121104" wp14:editId="111A7341">
            <wp:extent cx="5943600" cy="3268980"/>
            <wp:effectExtent l="0" t="0" r="0" b="7620"/>
            <wp:docPr id="647256104"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56104" name="Picture 4" descr="A diagram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inline>
        </w:drawing>
      </w:r>
    </w:p>
    <w:p w14:paraId="01B8DB97" w14:textId="26FF3E2D" w:rsidR="00487015"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lastRenderedPageBreak/>
        <w:t xml:space="preserve">Figure </w:t>
      </w:r>
      <w:r w:rsidR="0086256C" w:rsidRPr="2E7551DE">
        <w:rPr>
          <w:rFonts w:ascii="Times New Roman" w:hAnsi="Times New Roman" w:cs="Times New Roman"/>
          <w:sz w:val="24"/>
          <w:szCs w:val="24"/>
          <w:lang w:val="en-US"/>
        </w:rPr>
        <w:t>10</w:t>
      </w:r>
      <w:r w:rsidRPr="2E7551DE">
        <w:rPr>
          <w:rFonts w:ascii="Times New Roman" w:hAnsi="Times New Roman" w:cs="Times New Roman"/>
          <w:sz w:val="24"/>
          <w:szCs w:val="24"/>
          <w:lang w:val="en-US"/>
        </w:rPr>
        <w:t xml:space="preserve">. </w:t>
      </w:r>
      <w:r w:rsidR="00487015" w:rsidRPr="2E7551DE">
        <w:rPr>
          <w:rFonts w:ascii="Times New Roman" w:hAnsi="Times New Roman" w:cs="Times New Roman"/>
          <w:sz w:val="24"/>
          <w:szCs w:val="24"/>
          <w:lang w:val="en-US"/>
        </w:rPr>
        <w:t xml:space="preserve">The impact of bag limits </w:t>
      </w:r>
      <w:r w:rsidR="00F37292" w:rsidRPr="2E7551DE">
        <w:rPr>
          <w:rFonts w:ascii="Times New Roman" w:hAnsi="Times New Roman" w:cs="Times New Roman"/>
          <w:sz w:val="24"/>
          <w:szCs w:val="24"/>
          <w:lang w:val="en-US"/>
        </w:rPr>
        <w:t xml:space="preserve">and effort control on the long-term (2051-2060) mean spawning biomass relative to MSY levels, and mean fishery yields. The performance trade-off is presented for various bag limit levels given 100% apical FMSY fishing </w:t>
      </w:r>
      <w:r w:rsidR="00487015" w:rsidRPr="2E7551DE">
        <w:rPr>
          <w:rFonts w:ascii="Times New Roman" w:hAnsi="Times New Roman" w:cs="Times New Roman"/>
          <w:sz w:val="24"/>
          <w:szCs w:val="24"/>
          <w:lang w:val="en-US"/>
        </w:rPr>
        <w:t>(grey</w:t>
      </w:r>
      <w:r w:rsidR="00F37292" w:rsidRPr="2E7551DE">
        <w:rPr>
          <w:rFonts w:ascii="Times New Roman" w:hAnsi="Times New Roman" w:cs="Times New Roman"/>
          <w:sz w:val="24"/>
          <w:szCs w:val="24"/>
          <w:lang w:val="en-US"/>
        </w:rPr>
        <w:t>) and varying percentages of apical FMSY fishing given low, medium and high bag limits</w:t>
      </w:r>
      <w:r w:rsidR="00487015" w:rsidRPr="2E7551DE">
        <w:rPr>
          <w:rFonts w:ascii="Times New Roman" w:hAnsi="Times New Roman" w:cs="Times New Roman"/>
          <w:sz w:val="24"/>
          <w:szCs w:val="24"/>
          <w:lang w:val="en-US"/>
        </w:rPr>
        <w:t xml:space="preserve"> (red, green and blue, respectively)</w:t>
      </w:r>
      <w:r w:rsidR="00F37292" w:rsidRPr="2E7551DE">
        <w:rPr>
          <w:rFonts w:ascii="Times New Roman" w:hAnsi="Times New Roman" w:cs="Times New Roman"/>
          <w:sz w:val="24"/>
          <w:szCs w:val="24"/>
          <w:lang w:val="en-US"/>
        </w:rPr>
        <w:t>. S</w:t>
      </w:r>
      <w:r w:rsidR="00487015" w:rsidRPr="2E7551DE">
        <w:rPr>
          <w:rFonts w:ascii="Times New Roman" w:hAnsi="Times New Roman" w:cs="Times New Roman"/>
          <w:sz w:val="24"/>
          <w:szCs w:val="24"/>
          <w:lang w:val="en-US"/>
        </w:rPr>
        <w:t>imulatio</w:t>
      </w:r>
      <w:r w:rsidR="00F37292" w:rsidRPr="2E7551DE">
        <w:rPr>
          <w:rFonts w:ascii="Times New Roman" w:hAnsi="Times New Roman" w:cs="Times New Roman"/>
          <w:sz w:val="24"/>
          <w:szCs w:val="24"/>
          <w:lang w:val="en-US"/>
        </w:rPr>
        <w:t>ns</w:t>
      </w:r>
      <w:r w:rsidR="00487015" w:rsidRPr="2E7551DE">
        <w:rPr>
          <w:rFonts w:ascii="Times New Roman" w:hAnsi="Times New Roman" w:cs="Times New Roman"/>
          <w:sz w:val="24"/>
          <w:szCs w:val="24"/>
          <w:lang w:val="en-US"/>
        </w:rPr>
        <w:t xml:space="preserve"> (n=144) were carried out for the ‘Depleted’ operating model</w:t>
      </w:r>
      <w:r w:rsidR="00F37292" w:rsidRPr="2E7551DE">
        <w:rPr>
          <w:rFonts w:ascii="Times New Roman" w:hAnsi="Times New Roman" w:cs="Times New Roman"/>
          <w:sz w:val="24"/>
          <w:szCs w:val="24"/>
          <w:lang w:val="en-US"/>
        </w:rPr>
        <w:t>s.</w:t>
      </w:r>
      <w:r w:rsidR="00487015" w:rsidRPr="2E7551DE">
        <w:rPr>
          <w:rFonts w:ascii="Times New Roman" w:hAnsi="Times New Roman" w:cs="Times New Roman"/>
          <w:sz w:val="24"/>
          <w:szCs w:val="24"/>
          <w:lang w:val="en-US"/>
        </w:rPr>
        <w:t xml:space="preserve"> </w:t>
      </w:r>
    </w:p>
    <w:p w14:paraId="3742D45B" w14:textId="77777777" w:rsidR="00B40F27" w:rsidRPr="007E2CD6" w:rsidRDefault="00B40F27">
      <w:pPr>
        <w:spacing w:line="480" w:lineRule="auto"/>
        <w:ind w:left="360"/>
        <w:rPr>
          <w:rFonts w:ascii="Times New Roman" w:hAnsi="Times New Roman" w:cs="Times New Roman"/>
          <w:sz w:val="24"/>
          <w:szCs w:val="24"/>
        </w:rPr>
      </w:pPr>
    </w:p>
    <w:p w14:paraId="19D97A15" w14:textId="37C5B28B" w:rsidR="00B40F27" w:rsidRDefault="001728AB" w:rsidP="2E7551DE">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Varying</w:t>
      </w:r>
      <w:r w:rsidRPr="2E7551DE">
        <w:rPr>
          <w:rFonts w:ascii="Times New Roman" w:hAnsi="Times New Roman" w:cs="Times New Roman"/>
          <w:sz w:val="24"/>
          <w:szCs w:val="24"/>
          <w:lang w:val="en-US"/>
        </w:rPr>
        <w:t xml:space="preserve"> </w:t>
      </w:r>
      <w:r w:rsidR="004946ED" w:rsidRPr="2E7551DE">
        <w:rPr>
          <w:rFonts w:ascii="Times New Roman" w:hAnsi="Times New Roman" w:cs="Times New Roman"/>
          <w:sz w:val="24"/>
          <w:szCs w:val="24"/>
          <w:lang w:val="en-US"/>
        </w:rPr>
        <w:t xml:space="preserve">the </w:t>
      </w:r>
      <w:r w:rsidR="008030DB">
        <w:rPr>
          <w:rFonts w:ascii="Times New Roman" w:hAnsi="Times New Roman" w:cs="Times New Roman"/>
          <w:sz w:val="24"/>
          <w:szCs w:val="24"/>
          <w:lang w:val="en-US"/>
        </w:rPr>
        <w:t>Halibut</w:t>
      </w:r>
      <w:r w:rsidR="00CF1B5B" w:rsidRPr="2E7551DE">
        <w:rPr>
          <w:rFonts w:ascii="Times New Roman" w:hAnsi="Times New Roman" w:cs="Times New Roman"/>
          <w:sz w:val="24"/>
          <w:szCs w:val="24"/>
          <w:lang w:val="en-US"/>
        </w:rPr>
        <w:t xml:space="preserve"> </w:t>
      </w:r>
      <w:r w:rsidR="004946ED" w:rsidRPr="2E7551DE">
        <w:rPr>
          <w:rFonts w:ascii="Times New Roman" w:hAnsi="Times New Roman" w:cs="Times New Roman"/>
          <w:sz w:val="24"/>
          <w:szCs w:val="24"/>
          <w:lang w:val="en-US"/>
        </w:rPr>
        <w:t xml:space="preserve">size limit from 45 cm to 65 cm suggested that the current regulation of 55 cm corresponds approximately to maximum yield </w:t>
      </w:r>
      <w:r w:rsidR="00484C57" w:rsidRPr="2E7551DE">
        <w:rPr>
          <w:rFonts w:ascii="Times New Roman" w:hAnsi="Times New Roman" w:cs="Times New Roman"/>
          <w:sz w:val="24"/>
          <w:szCs w:val="24"/>
          <w:lang w:val="en-US"/>
        </w:rPr>
        <w:t>given</w:t>
      </w:r>
      <w:r w:rsidR="004946ED" w:rsidRPr="2E7551DE">
        <w:rPr>
          <w:rFonts w:ascii="Times New Roman" w:hAnsi="Times New Roman" w:cs="Times New Roman"/>
          <w:sz w:val="24"/>
          <w:szCs w:val="24"/>
          <w:lang w:val="en-US"/>
        </w:rPr>
        <w:t xml:space="preserve"> </w:t>
      </w:r>
      <w:r w:rsidR="00692E63" w:rsidRPr="2E7551DE">
        <w:rPr>
          <w:rFonts w:ascii="Times New Roman" w:hAnsi="Times New Roman" w:cs="Times New Roman"/>
          <w:sz w:val="24"/>
          <w:szCs w:val="24"/>
          <w:lang w:val="en-US"/>
        </w:rPr>
        <w:t xml:space="preserve">apical </w:t>
      </w:r>
      <w:r w:rsidR="004946ED" w:rsidRPr="2E7551DE">
        <w:rPr>
          <w:rFonts w:ascii="Times New Roman" w:hAnsi="Times New Roman" w:cs="Times New Roman"/>
          <w:sz w:val="24"/>
          <w:szCs w:val="24"/>
          <w:lang w:val="en-US"/>
        </w:rPr>
        <w:t>FMSY fishing (Figure 1</w:t>
      </w:r>
      <w:r w:rsidR="00CF1B5B" w:rsidRPr="2E7551DE">
        <w:rPr>
          <w:rFonts w:ascii="Times New Roman" w:hAnsi="Times New Roman" w:cs="Times New Roman"/>
          <w:sz w:val="24"/>
          <w:szCs w:val="24"/>
          <w:lang w:val="en-US"/>
        </w:rPr>
        <w:t>1, panel a</w:t>
      </w:r>
      <w:r w:rsidR="004946ED" w:rsidRPr="2E7551DE">
        <w:rPr>
          <w:rFonts w:ascii="Times New Roman" w:hAnsi="Times New Roman" w:cs="Times New Roman"/>
          <w:sz w:val="24"/>
          <w:szCs w:val="24"/>
          <w:lang w:val="en-US"/>
        </w:rPr>
        <w:t xml:space="preserve">). Increasing the minimum size limit to 60 cm provided better biomass conservation for a relatively small loss </w:t>
      </w:r>
      <w:r w:rsidR="00CF1B5B" w:rsidRPr="2E7551DE">
        <w:rPr>
          <w:rFonts w:ascii="Times New Roman" w:hAnsi="Times New Roman" w:cs="Times New Roman"/>
          <w:sz w:val="24"/>
          <w:szCs w:val="24"/>
          <w:lang w:val="en-US"/>
        </w:rPr>
        <w:t xml:space="preserve">(4%) </w:t>
      </w:r>
      <w:r w:rsidR="004946ED" w:rsidRPr="2E7551DE">
        <w:rPr>
          <w:rFonts w:ascii="Times New Roman" w:hAnsi="Times New Roman" w:cs="Times New Roman"/>
          <w:sz w:val="24"/>
          <w:szCs w:val="24"/>
          <w:lang w:val="en-US"/>
        </w:rPr>
        <w:t xml:space="preserve">in </w:t>
      </w:r>
      <w:r w:rsidR="00AA6045" w:rsidRPr="2E7551DE">
        <w:rPr>
          <w:rFonts w:ascii="Times New Roman" w:hAnsi="Times New Roman" w:cs="Times New Roman"/>
          <w:sz w:val="24"/>
          <w:szCs w:val="24"/>
          <w:lang w:val="en-US"/>
        </w:rPr>
        <w:t>long-term</w:t>
      </w:r>
      <w:r w:rsidR="004946ED" w:rsidRPr="2E7551DE">
        <w:rPr>
          <w:rFonts w:ascii="Times New Roman" w:hAnsi="Times New Roman" w:cs="Times New Roman"/>
          <w:sz w:val="24"/>
          <w:szCs w:val="24"/>
          <w:lang w:val="en-US"/>
        </w:rPr>
        <w:t xml:space="preserve"> expected yield. This trade-off was somewhat </w:t>
      </w:r>
      <w:r w:rsidR="00484C57" w:rsidRPr="2E7551DE">
        <w:rPr>
          <w:rFonts w:ascii="Times New Roman" w:hAnsi="Times New Roman" w:cs="Times New Roman"/>
          <w:sz w:val="24"/>
          <w:szCs w:val="24"/>
          <w:lang w:val="en-US"/>
        </w:rPr>
        <w:t>steeper</w:t>
      </w:r>
      <w:r w:rsidR="004946ED" w:rsidRPr="2E7551DE">
        <w:rPr>
          <w:rFonts w:ascii="Times New Roman" w:hAnsi="Times New Roman" w:cs="Times New Roman"/>
          <w:sz w:val="24"/>
          <w:szCs w:val="24"/>
          <w:lang w:val="en-US"/>
        </w:rPr>
        <w:t xml:space="preserve"> when increasing the minimum size limit to 65 cm. Reducing the size limit below 5</w:t>
      </w:r>
      <w:r w:rsidR="00CF1B5B" w:rsidRPr="2E7551DE">
        <w:rPr>
          <w:rFonts w:ascii="Times New Roman" w:hAnsi="Times New Roman" w:cs="Times New Roman"/>
          <w:sz w:val="24"/>
          <w:szCs w:val="24"/>
          <w:lang w:val="en-US"/>
        </w:rPr>
        <w:t>0</w:t>
      </w:r>
      <w:r w:rsidR="004946ED" w:rsidRPr="2E7551DE">
        <w:rPr>
          <w:rFonts w:ascii="Times New Roman" w:hAnsi="Times New Roman" w:cs="Times New Roman"/>
          <w:sz w:val="24"/>
          <w:szCs w:val="24"/>
          <w:lang w:val="en-US"/>
        </w:rPr>
        <w:t xml:space="preserve"> cm reduces both </w:t>
      </w:r>
      <w:r w:rsidR="00AA6045" w:rsidRPr="2E7551DE">
        <w:rPr>
          <w:rFonts w:ascii="Times New Roman" w:hAnsi="Times New Roman" w:cs="Times New Roman"/>
          <w:sz w:val="24"/>
          <w:szCs w:val="24"/>
          <w:lang w:val="en-US"/>
        </w:rPr>
        <w:t>long-term</w:t>
      </w:r>
      <w:r w:rsidR="004946ED" w:rsidRPr="2E7551DE">
        <w:rPr>
          <w:rFonts w:ascii="Times New Roman" w:hAnsi="Times New Roman" w:cs="Times New Roman"/>
          <w:sz w:val="24"/>
          <w:szCs w:val="24"/>
          <w:lang w:val="en-US"/>
        </w:rPr>
        <w:t xml:space="preserve"> yield and biomass</w:t>
      </w:r>
      <w:r w:rsidR="00CF1B5B" w:rsidRPr="2E7551DE">
        <w:rPr>
          <w:rFonts w:ascii="Times New Roman" w:hAnsi="Times New Roman" w:cs="Times New Roman"/>
          <w:sz w:val="24"/>
          <w:szCs w:val="24"/>
          <w:lang w:val="en-US"/>
        </w:rPr>
        <w:t xml:space="preserve"> regardless of bag limit regulation</w:t>
      </w:r>
      <w:r w:rsidR="004946ED" w:rsidRPr="2E7551DE">
        <w:rPr>
          <w:rFonts w:ascii="Times New Roman" w:hAnsi="Times New Roman" w:cs="Times New Roman"/>
          <w:sz w:val="24"/>
          <w:szCs w:val="24"/>
          <w:lang w:val="en-US"/>
        </w:rPr>
        <w:t xml:space="preserve"> (Figure 1</w:t>
      </w:r>
      <w:r w:rsidR="00CF1B5B" w:rsidRPr="2E7551DE">
        <w:rPr>
          <w:rFonts w:ascii="Times New Roman" w:hAnsi="Times New Roman" w:cs="Times New Roman"/>
          <w:sz w:val="24"/>
          <w:szCs w:val="24"/>
          <w:lang w:val="en-US"/>
        </w:rPr>
        <w:t>1, panel a</w:t>
      </w:r>
      <w:r w:rsidR="004946ED" w:rsidRPr="2E7551DE">
        <w:rPr>
          <w:rFonts w:ascii="Times New Roman" w:hAnsi="Times New Roman" w:cs="Times New Roman"/>
          <w:sz w:val="24"/>
          <w:szCs w:val="24"/>
          <w:lang w:val="en-US"/>
        </w:rPr>
        <w:t xml:space="preserve">). </w:t>
      </w:r>
    </w:p>
    <w:p w14:paraId="6CAB160F" w14:textId="77777777" w:rsidR="00CF1B5B" w:rsidRPr="007E2CD6" w:rsidRDefault="00CF1B5B" w:rsidP="00CF1B5B">
      <w:pPr>
        <w:spacing w:line="480" w:lineRule="auto"/>
        <w:rPr>
          <w:rFonts w:ascii="Times New Roman" w:hAnsi="Times New Roman" w:cs="Times New Roman"/>
          <w:sz w:val="24"/>
          <w:szCs w:val="24"/>
        </w:rPr>
      </w:pPr>
    </w:p>
    <w:p w14:paraId="7A7A1D34" w14:textId="34C22D5B" w:rsidR="00CF1B5B" w:rsidRPr="007E2CD6" w:rsidRDefault="00CF1B5B" w:rsidP="00CF1B5B">
      <w:pPr>
        <w:spacing w:line="480" w:lineRule="auto"/>
        <w:rPr>
          <w:rFonts w:ascii="Times New Roman" w:hAnsi="Times New Roman" w:cs="Times New Roman"/>
          <w:sz w:val="24"/>
          <w:szCs w:val="24"/>
        </w:rPr>
      </w:pPr>
      <w:r>
        <w:rPr>
          <w:rFonts w:ascii="Times New Roman" w:hAnsi="Times New Roman" w:cs="Times New Roman"/>
          <w:sz w:val="24"/>
          <w:szCs w:val="24"/>
        </w:rPr>
        <w:t xml:space="preserve">Varying post-release mortality rates of </w:t>
      </w:r>
      <w:r w:rsidR="008030DB">
        <w:rPr>
          <w:rFonts w:ascii="Times New Roman" w:hAnsi="Times New Roman" w:cs="Times New Roman"/>
          <w:sz w:val="24"/>
          <w:szCs w:val="24"/>
        </w:rPr>
        <w:t>Black Rockfish</w:t>
      </w:r>
      <w:r>
        <w:rPr>
          <w:rFonts w:ascii="Times New Roman" w:hAnsi="Times New Roman" w:cs="Times New Roman"/>
          <w:sz w:val="24"/>
          <w:szCs w:val="24"/>
        </w:rPr>
        <w:t xml:space="preserve"> reveals a positive performance trade-off between yields and biomass outcomes whereby both higher biomass and yields are obtained by reductions in post-release mortality (Figure 11, panel b). </w:t>
      </w:r>
    </w:p>
    <w:p w14:paraId="17289983" w14:textId="77777777" w:rsidR="00CF1B5B" w:rsidRPr="007E2CD6" w:rsidRDefault="00CF1B5B">
      <w:pPr>
        <w:spacing w:line="480" w:lineRule="auto"/>
        <w:rPr>
          <w:rFonts w:ascii="Times New Roman" w:hAnsi="Times New Roman" w:cs="Times New Roman"/>
          <w:sz w:val="24"/>
          <w:szCs w:val="24"/>
        </w:rPr>
      </w:pPr>
    </w:p>
    <w:p w14:paraId="472D34FF" w14:textId="77777777" w:rsidR="00B40F27" w:rsidRPr="007E2CD6" w:rsidRDefault="00B40F27">
      <w:pPr>
        <w:spacing w:line="480" w:lineRule="auto"/>
        <w:rPr>
          <w:rFonts w:ascii="Times New Roman" w:hAnsi="Times New Roman" w:cs="Times New Roman"/>
          <w:b/>
          <w:sz w:val="24"/>
          <w:szCs w:val="24"/>
        </w:rPr>
      </w:pPr>
    </w:p>
    <w:p w14:paraId="2C56EB69" w14:textId="19E6062B" w:rsidR="00B40F27" w:rsidRPr="007E2CD6" w:rsidRDefault="0094478E">
      <w:pPr>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28876A8D" wp14:editId="49A3199D">
            <wp:extent cx="5943600" cy="3268980"/>
            <wp:effectExtent l="0" t="0" r="0" b="7620"/>
            <wp:docPr id="659054543"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54543" name="Picture 5"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inline>
        </w:drawing>
      </w:r>
    </w:p>
    <w:p w14:paraId="025685E6" w14:textId="5CC45F6F" w:rsidR="00B40F27"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Figure 1</w:t>
      </w:r>
      <w:r w:rsidR="0086256C" w:rsidRPr="2E7551DE">
        <w:rPr>
          <w:rFonts w:ascii="Times New Roman" w:hAnsi="Times New Roman" w:cs="Times New Roman"/>
          <w:sz w:val="24"/>
          <w:szCs w:val="24"/>
          <w:lang w:val="en-US"/>
        </w:rPr>
        <w:t>1</w:t>
      </w:r>
      <w:r w:rsidRPr="2E7551DE">
        <w:rPr>
          <w:rFonts w:ascii="Times New Roman" w:hAnsi="Times New Roman" w:cs="Times New Roman"/>
          <w:sz w:val="24"/>
          <w:szCs w:val="24"/>
          <w:lang w:val="en-US"/>
        </w:rPr>
        <w:t xml:space="preserve">. The </w:t>
      </w:r>
      <w:r w:rsidR="004C2E1D" w:rsidRPr="2E7551DE">
        <w:rPr>
          <w:rFonts w:ascii="Times New Roman" w:hAnsi="Times New Roman" w:cs="Times New Roman"/>
          <w:sz w:val="24"/>
          <w:szCs w:val="24"/>
          <w:lang w:val="en-US"/>
        </w:rPr>
        <w:t xml:space="preserve">long-term performance </w:t>
      </w:r>
      <w:r w:rsidRPr="2E7551DE">
        <w:rPr>
          <w:rFonts w:ascii="Times New Roman" w:hAnsi="Times New Roman" w:cs="Times New Roman"/>
          <w:sz w:val="24"/>
          <w:szCs w:val="24"/>
          <w:lang w:val="en-US"/>
        </w:rPr>
        <w:t>impact</w:t>
      </w:r>
      <w:r w:rsidR="004C2E1D" w:rsidRPr="2E7551DE">
        <w:rPr>
          <w:rFonts w:ascii="Times New Roman" w:hAnsi="Times New Roman" w:cs="Times New Roman"/>
          <w:sz w:val="24"/>
          <w:szCs w:val="24"/>
          <w:lang w:val="en-US"/>
        </w:rPr>
        <w:t>s</w:t>
      </w:r>
      <w:r w:rsidRPr="2E7551DE">
        <w:rPr>
          <w:rFonts w:ascii="Times New Roman" w:hAnsi="Times New Roman" w:cs="Times New Roman"/>
          <w:sz w:val="24"/>
          <w:szCs w:val="24"/>
          <w:lang w:val="en-US"/>
        </w:rPr>
        <w:t xml:space="preserve"> of </w:t>
      </w:r>
      <w:r w:rsidR="004C2E1D" w:rsidRPr="2E7551DE">
        <w:rPr>
          <w:rFonts w:ascii="Times New Roman" w:hAnsi="Times New Roman" w:cs="Times New Roman"/>
          <w:sz w:val="24"/>
          <w:szCs w:val="24"/>
          <w:lang w:val="en-US"/>
        </w:rPr>
        <w:t xml:space="preserve">bag limits relative to </w:t>
      </w:r>
      <w:r w:rsidR="008030DB">
        <w:rPr>
          <w:rFonts w:ascii="Times New Roman" w:hAnsi="Times New Roman" w:cs="Times New Roman"/>
          <w:sz w:val="24"/>
          <w:szCs w:val="24"/>
          <w:lang w:val="en-US"/>
        </w:rPr>
        <w:t>Halibut</w:t>
      </w:r>
      <w:r w:rsidR="004C2E1D" w:rsidRPr="2E7551DE">
        <w:rPr>
          <w:rFonts w:ascii="Times New Roman" w:hAnsi="Times New Roman" w:cs="Times New Roman"/>
          <w:sz w:val="24"/>
          <w:szCs w:val="24"/>
          <w:lang w:val="en-US"/>
        </w:rPr>
        <w:t xml:space="preserve"> minimum size limits and </w:t>
      </w:r>
      <w:r w:rsidR="008030DB">
        <w:rPr>
          <w:rFonts w:ascii="Times New Roman" w:hAnsi="Times New Roman" w:cs="Times New Roman"/>
          <w:sz w:val="24"/>
          <w:szCs w:val="24"/>
          <w:lang w:val="en-US"/>
        </w:rPr>
        <w:t>Black Rockfish</w:t>
      </w:r>
      <w:r w:rsidR="004C2E1D" w:rsidRPr="2E7551DE">
        <w:rPr>
          <w:rFonts w:ascii="Times New Roman" w:hAnsi="Times New Roman" w:cs="Times New Roman"/>
          <w:sz w:val="24"/>
          <w:szCs w:val="24"/>
          <w:lang w:val="en-US"/>
        </w:rPr>
        <w:t xml:space="preserve"> discard mortality rate. Panel a shows long-term biomass and yield performance outcomes for </w:t>
      </w:r>
      <w:r w:rsidR="008030DB">
        <w:rPr>
          <w:rFonts w:ascii="Times New Roman" w:hAnsi="Times New Roman" w:cs="Times New Roman"/>
          <w:sz w:val="24"/>
          <w:szCs w:val="24"/>
          <w:lang w:val="en-US"/>
        </w:rPr>
        <w:t>Halibut</w:t>
      </w:r>
      <w:r w:rsidRPr="2E7551DE">
        <w:rPr>
          <w:rFonts w:ascii="Times New Roman" w:hAnsi="Times New Roman" w:cs="Times New Roman"/>
          <w:sz w:val="24"/>
          <w:szCs w:val="24"/>
          <w:lang w:val="en-US"/>
        </w:rPr>
        <w:t xml:space="preserve"> </w:t>
      </w:r>
      <w:r w:rsidR="004C2E1D" w:rsidRPr="2E7551DE">
        <w:rPr>
          <w:rFonts w:ascii="Times New Roman" w:hAnsi="Times New Roman" w:cs="Times New Roman"/>
          <w:sz w:val="24"/>
          <w:szCs w:val="24"/>
          <w:lang w:val="en-US"/>
        </w:rPr>
        <w:t xml:space="preserve">across </w:t>
      </w:r>
      <w:r w:rsidRPr="2E7551DE">
        <w:rPr>
          <w:rFonts w:ascii="Times New Roman" w:hAnsi="Times New Roman" w:cs="Times New Roman"/>
          <w:sz w:val="24"/>
          <w:szCs w:val="24"/>
          <w:lang w:val="en-US"/>
        </w:rPr>
        <w:t xml:space="preserve">bag limits </w:t>
      </w:r>
      <w:r w:rsidR="004C2E1D" w:rsidRPr="2E7551DE">
        <w:rPr>
          <w:rFonts w:ascii="Times New Roman" w:hAnsi="Times New Roman" w:cs="Times New Roman"/>
          <w:sz w:val="24"/>
          <w:szCs w:val="24"/>
          <w:lang w:val="en-US"/>
        </w:rPr>
        <w:t>of</w:t>
      </w:r>
      <w:r w:rsidRPr="2E7551DE">
        <w:rPr>
          <w:rFonts w:ascii="Times New Roman" w:hAnsi="Times New Roman" w:cs="Times New Roman"/>
          <w:sz w:val="24"/>
          <w:szCs w:val="24"/>
          <w:lang w:val="en-US"/>
        </w:rPr>
        <w:t xml:space="preserve"> 1 - 6 </w:t>
      </w:r>
      <w:r w:rsidR="00CF1B5B" w:rsidRPr="2E7551DE">
        <w:rPr>
          <w:rFonts w:ascii="Times New Roman" w:hAnsi="Times New Roman" w:cs="Times New Roman"/>
          <w:sz w:val="24"/>
          <w:szCs w:val="24"/>
          <w:lang w:val="en-US"/>
        </w:rPr>
        <w:t xml:space="preserve">(with the 55cm minimum size limit, grey) and </w:t>
      </w:r>
      <w:r w:rsidRPr="2E7551DE">
        <w:rPr>
          <w:rFonts w:ascii="Times New Roman" w:hAnsi="Times New Roman" w:cs="Times New Roman"/>
          <w:sz w:val="24"/>
          <w:szCs w:val="24"/>
          <w:lang w:val="en-US"/>
        </w:rPr>
        <w:t>minimum size limit</w:t>
      </w:r>
      <w:r w:rsidR="004C2E1D" w:rsidRPr="2E7551DE">
        <w:rPr>
          <w:rFonts w:ascii="Times New Roman" w:hAnsi="Times New Roman" w:cs="Times New Roman"/>
          <w:sz w:val="24"/>
          <w:szCs w:val="24"/>
          <w:lang w:val="en-US"/>
        </w:rPr>
        <w:t>s</w:t>
      </w:r>
      <w:r w:rsidRPr="2E7551DE">
        <w:rPr>
          <w:rFonts w:ascii="Times New Roman" w:hAnsi="Times New Roman" w:cs="Times New Roman"/>
          <w:sz w:val="24"/>
          <w:szCs w:val="24"/>
          <w:lang w:val="en-US"/>
        </w:rPr>
        <w:t xml:space="preserve"> </w:t>
      </w:r>
      <w:r w:rsidR="004C2E1D" w:rsidRPr="2E7551DE">
        <w:rPr>
          <w:rFonts w:ascii="Times New Roman" w:hAnsi="Times New Roman" w:cs="Times New Roman"/>
          <w:sz w:val="24"/>
          <w:szCs w:val="24"/>
          <w:lang w:val="en-US"/>
        </w:rPr>
        <w:t xml:space="preserve">from </w:t>
      </w:r>
      <w:r w:rsidRPr="2E7551DE">
        <w:rPr>
          <w:rFonts w:ascii="Times New Roman" w:hAnsi="Times New Roman" w:cs="Times New Roman"/>
          <w:sz w:val="24"/>
          <w:szCs w:val="24"/>
          <w:lang w:val="en-US"/>
        </w:rPr>
        <w:t xml:space="preserve">45cm to 65cm. </w:t>
      </w:r>
      <w:r w:rsidR="004C2E1D" w:rsidRPr="2E7551DE">
        <w:rPr>
          <w:rFonts w:ascii="Times New Roman" w:hAnsi="Times New Roman" w:cs="Times New Roman"/>
          <w:sz w:val="24"/>
          <w:szCs w:val="24"/>
          <w:lang w:val="en-US"/>
        </w:rPr>
        <w:t xml:space="preserve">Panel b compares </w:t>
      </w:r>
      <w:r w:rsidR="008030DB">
        <w:rPr>
          <w:rFonts w:ascii="Times New Roman" w:hAnsi="Times New Roman" w:cs="Times New Roman"/>
          <w:sz w:val="24"/>
          <w:szCs w:val="24"/>
          <w:lang w:val="en-US"/>
        </w:rPr>
        <w:t>Black Rockfish</w:t>
      </w:r>
      <w:r w:rsidR="004C2E1D" w:rsidRPr="2E7551DE">
        <w:rPr>
          <w:rFonts w:ascii="Times New Roman" w:hAnsi="Times New Roman" w:cs="Times New Roman"/>
          <w:sz w:val="24"/>
          <w:szCs w:val="24"/>
          <w:lang w:val="en-US"/>
        </w:rPr>
        <w:t xml:space="preserve"> bag limits of 1-10 with changes in discard mortality rate from 5% to 45%. </w:t>
      </w:r>
      <w:r w:rsidR="00ED2E86" w:rsidRPr="2E7551DE">
        <w:rPr>
          <w:rFonts w:ascii="Times New Roman" w:hAnsi="Times New Roman" w:cs="Times New Roman"/>
          <w:sz w:val="24"/>
          <w:szCs w:val="24"/>
          <w:lang w:val="en-US"/>
        </w:rPr>
        <w:t>Simulations</w:t>
      </w:r>
      <w:r w:rsidRPr="2E7551DE">
        <w:rPr>
          <w:rFonts w:ascii="Times New Roman" w:hAnsi="Times New Roman" w:cs="Times New Roman"/>
          <w:sz w:val="24"/>
          <w:szCs w:val="24"/>
          <w:lang w:val="en-US"/>
        </w:rPr>
        <w:t xml:space="preserve"> (n=144) were carried out for the ‘Depleted’ operating model</w:t>
      </w:r>
      <w:r w:rsidR="00ED2E86" w:rsidRPr="2E7551DE">
        <w:rPr>
          <w:rFonts w:ascii="Times New Roman" w:hAnsi="Times New Roman" w:cs="Times New Roman"/>
          <w:sz w:val="24"/>
          <w:szCs w:val="24"/>
          <w:lang w:val="en-US"/>
        </w:rPr>
        <w:t xml:space="preserve">s. </w:t>
      </w:r>
    </w:p>
    <w:p w14:paraId="5D8C2226" w14:textId="77777777" w:rsidR="00B40F27" w:rsidRPr="007E2CD6" w:rsidRDefault="00B40F27">
      <w:pPr>
        <w:spacing w:line="480" w:lineRule="auto"/>
        <w:rPr>
          <w:rFonts w:ascii="Times New Roman" w:hAnsi="Times New Roman" w:cs="Times New Roman"/>
          <w:sz w:val="24"/>
          <w:szCs w:val="24"/>
        </w:rPr>
      </w:pPr>
    </w:p>
    <w:p w14:paraId="640705DC" w14:textId="4CEF7D15" w:rsidR="00B40F27" w:rsidRPr="007E2CD6" w:rsidRDefault="004946ED">
      <w:pPr>
        <w:spacing w:line="480" w:lineRule="auto"/>
        <w:rPr>
          <w:rFonts w:ascii="Times New Roman" w:hAnsi="Times New Roman" w:cs="Times New Roman"/>
          <w:sz w:val="24"/>
          <w:szCs w:val="24"/>
        </w:rPr>
      </w:pPr>
      <w:r w:rsidRPr="5DDF7D93">
        <w:rPr>
          <w:rFonts w:ascii="Times New Roman" w:hAnsi="Times New Roman" w:cs="Times New Roman"/>
          <w:sz w:val="24"/>
          <w:szCs w:val="24"/>
        </w:rPr>
        <w:t xml:space="preserve">Plotting the projected spawning biomass and fishing mortality rate outcomes </w:t>
      </w:r>
      <w:r w:rsidR="00ED2E86" w:rsidRPr="5DDF7D93">
        <w:rPr>
          <w:rFonts w:ascii="Times New Roman" w:hAnsi="Times New Roman" w:cs="Times New Roman"/>
          <w:sz w:val="24"/>
          <w:szCs w:val="24"/>
        </w:rPr>
        <w:t xml:space="preserve">for each simulation over projection years </w:t>
      </w:r>
      <w:r w:rsidRPr="5DDF7D93">
        <w:rPr>
          <w:rFonts w:ascii="Times New Roman" w:hAnsi="Times New Roman" w:cs="Times New Roman"/>
          <w:sz w:val="24"/>
          <w:szCs w:val="24"/>
        </w:rPr>
        <w:t xml:space="preserve">illustrates the behavior of the bag limit regulation in controlling fishing </w:t>
      </w:r>
      <w:del w:id="178" w:author="Thomas Carruthers" w:date="2026-04-24T13:20:00Z" w16du:dateUtc="2026-04-24T20:20:00Z">
        <w:r w:rsidRPr="5DDF7D93" w:rsidDel="003542DC">
          <w:rPr>
            <w:rFonts w:ascii="Times New Roman" w:hAnsi="Times New Roman" w:cs="Times New Roman"/>
            <w:sz w:val="24"/>
            <w:szCs w:val="24"/>
          </w:rPr>
          <w:delText xml:space="preserve">effort </w:delText>
        </w:r>
      </w:del>
      <w:ins w:id="179" w:author="Thomas Carruthers" w:date="2026-04-24T13:20:00Z" w16du:dateUtc="2026-04-24T20:20:00Z">
        <w:r w:rsidR="003542DC">
          <w:rPr>
            <w:rFonts w:ascii="Times New Roman" w:hAnsi="Times New Roman" w:cs="Times New Roman"/>
            <w:sz w:val="24"/>
            <w:szCs w:val="24"/>
          </w:rPr>
          <w:t>mortality rate</w:t>
        </w:r>
        <w:r w:rsidR="003542DC" w:rsidRPr="5DDF7D93">
          <w:rPr>
            <w:rFonts w:ascii="Times New Roman" w:hAnsi="Times New Roman" w:cs="Times New Roman"/>
            <w:sz w:val="24"/>
            <w:szCs w:val="24"/>
          </w:rPr>
          <w:t xml:space="preserve"> </w:t>
        </w:r>
      </w:ins>
      <w:r w:rsidR="00ED2E86" w:rsidRPr="5DDF7D93">
        <w:rPr>
          <w:rFonts w:ascii="Times New Roman" w:hAnsi="Times New Roman" w:cs="Times New Roman"/>
          <w:sz w:val="24"/>
          <w:szCs w:val="24"/>
        </w:rPr>
        <w:t xml:space="preserve">with varying stock level </w:t>
      </w:r>
      <w:r w:rsidRPr="5DDF7D93">
        <w:rPr>
          <w:rFonts w:ascii="Times New Roman" w:hAnsi="Times New Roman" w:cs="Times New Roman"/>
          <w:sz w:val="24"/>
          <w:szCs w:val="24"/>
        </w:rPr>
        <w:t xml:space="preserve">(Figure </w:t>
      </w:r>
      <w:r w:rsidR="00A913F2" w:rsidRPr="5DDF7D93">
        <w:rPr>
          <w:rFonts w:ascii="Times New Roman" w:hAnsi="Times New Roman" w:cs="Times New Roman"/>
          <w:sz w:val="24"/>
          <w:szCs w:val="24"/>
        </w:rPr>
        <w:t>1</w:t>
      </w:r>
      <w:r w:rsidR="00ED2E86" w:rsidRPr="5DDF7D93">
        <w:rPr>
          <w:rFonts w:ascii="Times New Roman" w:hAnsi="Times New Roman" w:cs="Times New Roman"/>
          <w:sz w:val="24"/>
          <w:szCs w:val="24"/>
        </w:rPr>
        <w:t>2</w:t>
      </w:r>
      <w:r w:rsidRPr="5DDF7D93">
        <w:rPr>
          <w:rFonts w:ascii="Times New Roman" w:hAnsi="Times New Roman" w:cs="Times New Roman"/>
          <w:sz w:val="24"/>
          <w:szCs w:val="24"/>
        </w:rPr>
        <w:t xml:space="preserve">). </w:t>
      </w:r>
      <w:r w:rsidR="00ED2E86" w:rsidRPr="5DDF7D93">
        <w:rPr>
          <w:rFonts w:ascii="Times New Roman" w:hAnsi="Times New Roman" w:cs="Times New Roman"/>
          <w:sz w:val="24"/>
          <w:szCs w:val="24"/>
        </w:rPr>
        <w:t>For both species and regardless</w:t>
      </w:r>
      <w:r w:rsidRPr="5DDF7D93">
        <w:rPr>
          <w:rFonts w:ascii="Times New Roman" w:hAnsi="Times New Roman" w:cs="Times New Roman"/>
          <w:sz w:val="24"/>
          <w:szCs w:val="24"/>
        </w:rPr>
        <w:t xml:space="preserve"> of the bag limit specified, </w:t>
      </w:r>
      <w:r w:rsidR="00ED2E86" w:rsidRPr="5DDF7D93">
        <w:rPr>
          <w:rFonts w:ascii="Times New Roman" w:hAnsi="Times New Roman" w:cs="Times New Roman"/>
          <w:sz w:val="24"/>
          <w:szCs w:val="24"/>
        </w:rPr>
        <w:t>bag limit</w:t>
      </w:r>
      <w:r w:rsidRPr="5DDF7D93">
        <w:rPr>
          <w:rFonts w:ascii="Times New Roman" w:hAnsi="Times New Roman" w:cs="Times New Roman"/>
          <w:sz w:val="24"/>
          <w:szCs w:val="24"/>
        </w:rPr>
        <w:t xml:space="preserve"> regulation</w:t>
      </w:r>
      <w:r w:rsidR="00ED2E86" w:rsidRPr="5DDF7D93">
        <w:rPr>
          <w:rFonts w:ascii="Times New Roman" w:hAnsi="Times New Roman" w:cs="Times New Roman"/>
          <w:sz w:val="24"/>
          <w:szCs w:val="24"/>
        </w:rPr>
        <w:t>s</w:t>
      </w:r>
      <w:r w:rsidRPr="5DDF7D93">
        <w:rPr>
          <w:rFonts w:ascii="Times New Roman" w:hAnsi="Times New Roman" w:cs="Times New Roman"/>
          <w:sz w:val="24"/>
          <w:szCs w:val="24"/>
        </w:rPr>
        <w:t xml:space="preserve"> provide</w:t>
      </w:r>
      <w:r w:rsidR="00ED2E86" w:rsidRPr="5DDF7D93">
        <w:rPr>
          <w:rFonts w:ascii="Times New Roman" w:hAnsi="Times New Roman" w:cs="Times New Roman"/>
          <w:sz w:val="24"/>
          <w:szCs w:val="24"/>
        </w:rPr>
        <w:t>d</w:t>
      </w:r>
      <w:r w:rsidRPr="5DDF7D93">
        <w:rPr>
          <w:rFonts w:ascii="Times New Roman" w:hAnsi="Times New Roman" w:cs="Times New Roman"/>
          <w:sz w:val="24"/>
          <w:szCs w:val="24"/>
        </w:rPr>
        <w:t xml:space="preserve"> a pattern of fishery exploitation control that </w:t>
      </w:r>
      <w:r w:rsidR="00ED2E86" w:rsidRPr="5DDF7D93">
        <w:rPr>
          <w:rFonts w:ascii="Times New Roman" w:hAnsi="Times New Roman" w:cs="Times New Roman"/>
          <w:sz w:val="24"/>
          <w:szCs w:val="24"/>
        </w:rPr>
        <w:t xml:space="preserve">contrasts the </w:t>
      </w:r>
      <w:r w:rsidRPr="5DDF7D93">
        <w:rPr>
          <w:rFonts w:ascii="Times New Roman" w:hAnsi="Times New Roman" w:cs="Times New Roman"/>
          <w:sz w:val="24"/>
          <w:szCs w:val="24"/>
        </w:rPr>
        <w:t xml:space="preserve">harvest control rules typically specified for managing stocks, </w:t>
      </w:r>
      <w:r w:rsidR="00ED2E86" w:rsidRPr="5DDF7D93">
        <w:rPr>
          <w:rFonts w:ascii="Times New Roman" w:hAnsi="Times New Roman" w:cs="Times New Roman"/>
          <w:sz w:val="24"/>
          <w:szCs w:val="24"/>
        </w:rPr>
        <w:t>that are either constant exploitation rates or have lower</w:t>
      </w:r>
      <w:r w:rsidRPr="5DDF7D93">
        <w:rPr>
          <w:rFonts w:ascii="Times New Roman" w:hAnsi="Times New Roman" w:cs="Times New Roman"/>
          <w:sz w:val="24"/>
          <w:szCs w:val="24"/>
        </w:rPr>
        <w:t xml:space="preserve"> exploitation rates at lower stock sizes</w:t>
      </w:r>
      <w:r w:rsidR="00ED2E86" w:rsidRPr="5DDF7D93">
        <w:rPr>
          <w:rFonts w:ascii="Times New Roman" w:hAnsi="Times New Roman" w:cs="Times New Roman"/>
          <w:sz w:val="24"/>
          <w:szCs w:val="24"/>
        </w:rPr>
        <w:t xml:space="preserve"> (Figure 12)</w:t>
      </w:r>
      <w:r w:rsidR="72324676" w:rsidRPr="5DDF7D93">
        <w:rPr>
          <w:rFonts w:ascii="Times New Roman" w:hAnsi="Times New Roman" w:cs="Times New Roman"/>
          <w:sz w:val="24"/>
          <w:szCs w:val="24"/>
        </w:rPr>
        <w:t xml:space="preserve"> (i.e., bag limits </w:t>
      </w:r>
      <w:r w:rsidR="72324676" w:rsidRPr="5DDF7D93">
        <w:rPr>
          <w:rFonts w:ascii="Times New Roman" w:hAnsi="Times New Roman" w:cs="Times New Roman"/>
          <w:sz w:val="24"/>
          <w:szCs w:val="24"/>
        </w:rPr>
        <w:lastRenderedPageBreak/>
        <w:t xml:space="preserve">result in high exploitation rate at low stock sizes because anglers do </w:t>
      </w:r>
      <w:r w:rsidR="0832B459" w:rsidRPr="5DDF7D93">
        <w:rPr>
          <w:rFonts w:ascii="Times New Roman" w:hAnsi="Times New Roman" w:cs="Times New Roman"/>
          <w:sz w:val="24"/>
          <w:szCs w:val="24"/>
        </w:rPr>
        <w:t>not hit the limits when stock size is low)</w:t>
      </w:r>
      <w:r w:rsidRPr="5DDF7D93">
        <w:rPr>
          <w:rFonts w:ascii="Times New Roman" w:hAnsi="Times New Roman" w:cs="Times New Roman"/>
          <w:sz w:val="24"/>
          <w:szCs w:val="24"/>
        </w:rPr>
        <w:t xml:space="preserve">. </w:t>
      </w:r>
    </w:p>
    <w:p w14:paraId="7C78C500" w14:textId="77777777" w:rsidR="00B40F27" w:rsidRPr="007E2CD6" w:rsidRDefault="00B40F27">
      <w:pPr>
        <w:spacing w:line="480" w:lineRule="auto"/>
        <w:rPr>
          <w:rFonts w:ascii="Times New Roman" w:hAnsi="Times New Roman" w:cs="Times New Roman"/>
          <w:sz w:val="24"/>
          <w:szCs w:val="24"/>
        </w:rPr>
      </w:pPr>
    </w:p>
    <w:p w14:paraId="402A8969" w14:textId="30775B1A" w:rsidR="00B40F27" w:rsidRPr="007E2CD6" w:rsidRDefault="00536F65">
      <w:pPr>
        <w:spacing w:line="480" w:lineRule="auto"/>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EEB0C3" wp14:editId="125454F4">
            <wp:extent cx="5943600" cy="3268980"/>
            <wp:effectExtent l="0" t="0" r="0" b="7620"/>
            <wp:docPr id="1830737477" name="Picture 39" descr="A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37477" name="Picture 39" descr="A red and blue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inline>
        </w:drawing>
      </w:r>
    </w:p>
    <w:p w14:paraId="3AE65717" w14:textId="5A2CC993" w:rsidR="00B40F27"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Figure 1</w:t>
      </w:r>
      <w:r w:rsidR="00536F65" w:rsidRPr="2E7551DE">
        <w:rPr>
          <w:rFonts w:ascii="Times New Roman" w:hAnsi="Times New Roman" w:cs="Times New Roman"/>
          <w:sz w:val="24"/>
          <w:szCs w:val="24"/>
          <w:lang w:val="en-US"/>
        </w:rPr>
        <w:t>2</w:t>
      </w:r>
      <w:r w:rsidRPr="2E7551DE">
        <w:rPr>
          <w:rFonts w:ascii="Times New Roman" w:hAnsi="Times New Roman" w:cs="Times New Roman"/>
          <w:sz w:val="24"/>
          <w:szCs w:val="24"/>
          <w:lang w:val="en-US"/>
        </w:rPr>
        <w:t xml:space="preserve">. Implied harvest control rule of </w:t>
      </w:r>
      <w:r w:rsidR="008030DB">
        <w:rPr>
          <w:rFonts w:ascii="Times New Roman" w:hAnsi="Times New Roman" w:cs="Times New Roman"/>
          <w:sz w:val="24"/>
          <w:szCs w:val="24"/>
          <w:lang w:val="en-US"/>
        </w:rPr>
        <w:t>Halibut</w:t>
      </w:r>
      <w:r w:rsidRPr="2E7551DE">
        <w:rPr>
          <w:rFonts w:ascii="Times New Roman" w:hAnsi="Times New Roman" w:cs="Times New Roman"/>
          <w:sz w:val="24"/>
          <w:szCs w:val="24"/>
          <w:lang w:val="en-US"/>
        </w:rPr>
        <w:t xml:space="preserve"> </w:t>
      </w:r>
      <w:ins w:id="180" w:author="Thomas Carruthers" w:date="2026-04-27T14:09:00Z" w16du:dateUtc="2026-04-27T21:09:00Z">
        <w:r w:rsidR="000E729F">
          <w:rPr>
            <w:rFonts w:ascii="Times New Roman" w:hAnsi="Times New Roman" w:cs="Times New Roman"/>
            <w:sz w:val="24"/>
            <w:szCs w:val="24"/>
            <w:lang w:val="en-US"/>
          </w:rPr>
          <w:t xml:space="preserve">and Black Rockfish </w:t>
        </w:r>
      </w:ins>
      <w:r w:rsidRPr="2E7551DE">
        <w:rPr>
          <w:rFonts w:ascii="Times New Roman" w:hAnsi="Times New Roman" w:cs="Times New Roman"/>
          <w:sz w:val="24"/>
          <w:szCs w:val="24"/>
          <w:lang w:val="en-US"/>
        </w:rPr>
        <w:t xml:space="preserve">bag limits. </w:t>
      </w:r>
      <w:ins w:id="181" w:author="Thomas Carruthers" w:date="2026-04-27T14:10:00Z" w16du:dateUtc="2026-04-27T21:10:00Z">
        <w:r w:rsidR="000E729F">
          <w:rPr>
            <w:rFonts w:ascii="Times New Roman" w:hAnsi="Times New Roman" w:cs="Times New Roman"/>
            <w:sz w:val="24"/>
            <w:szCs w:val="24"/>
            <w:lang w:val="en-US"/>
          </w:rPr>
          <w:t>Halibut b</w:t>
        </w:r>
      </w:ins>
      <w:ins w:id="182" w:author="Thomas Carruthers" w:date="2026-04-27T14:09:00Z" w16du:dateUtc="2026-04-27T21:09:00Z">
        <w:r w:rsidR="000E729F">
          <w:rPr>
            <w:rFonts w:ascii="Times New Roman" w:hAnsi="Times New Roman" w:cs="Times New Roman"/>
            <w:sz w:val="24"/>
            <w:szCs w:val="24"/>
            <w:lang w:val="en-US"/>
          </w:rPr>
          <w:t xml:space="preserve">ag limit of 2 and 3 fish </w:t>
        </w:r>
      </w:ins>
      <w:ins w:id="183" w:author="Thomas Carruthers" w:date="2026-04-27T14:10:00Z" w16du:dateUtc="2026-04-27T21:10:00Z">
        <w:r w:rsidR="000E729F">
          <w:rPr>
            <w:rFonts w:ascii="Times New Roman" w:hAnsi="Times New Roman" w:cs="Times New Roman"/>
            <w:sz w:val="24"/>
            <w:szCs w:val="24"/>
            <w:lang w:val="en-US"/>
          </w:rPr>
          <w:t xml:space="preserve">and Black Rockfish bag limits of 5 and 10 fish </w:t>
        </w:r>
      </w:ins>
      <w:del w:id="184" w:author="Thomas Carruthers" w:date="2026-04-27T14:09:00Z" w16du:dateUtc="2026-04-27T21:09:00Z">
        <w:r w:rsidRPr="2E7551DE" w:rsidDel="000E729F">
          <w:rPr>
            <w:rFonts w:ascii="Times New Roman" w:hAnsi="Times New Roman" w:cs="Times New Roman"/>
            <w:sz w:val="24"/>
            <w:szCs w:val="24"/>
            <w:lang w:val="en-US"/>
          </w:rPr>
          <w:delText>T</w:delText>
        </w:r>
      </w:del>
      <w:del w:id="185" w:author="Thomas Carruthers" w:date="2026-04-27T14:10:00Z" w16du:dateUtc="2026-04-27T21:10:00Z">
        <w:r w:rsidRPr="2E7551DE" w:rsidDel="000E729F">
          <w:rPr>
            <w:rFonts w:ascii="Times New Roman" w:hAnsi="Times New Roman" w:cs="Times New Roman"/>
            <w:sz w:val="24"/>
            <w:szCs w:val="24"/>
            <w:lang w:val="en-US"/>
          </w:rPr>
          <w:delText xml:space="preserve">he 2 and 3-fish bag limits of the default bag limit model were </w:delText>
        </w:r>
      </w:del>
      <w:ins w:id="186" w:author="Thomas Carruthers" w:date="2026-04-27T14:10:00Z" w16du:dateUtc="2026-04-27T21:10:00Z">
        <w:r w:rsidR="000E729F">
          <w:rPr>
            <w:rFonts w:ascii="Times New Roman" w:hAnsi="Times New Roman" w:cs="Times New Roman"/>
            <w:sz w:val="24"/>
            <w:szCs w:val="24"/>
            <w:lang w:val="en-US"/>
          </w:rPr>
          <w:t xml:space="preserve">were </w:t>
        </w:r>
      </w:ins>
      <w:r w:rsidRPr="2E7551DE">
        <w:rPr>
          <w:rFonts w:ascii="Times New Roman" w:hAnsi="Times New Roman" w:cs="Times New Roman"/>
          <w:sz w:val="24"/>
          <w:szCs w:val="24"/>
          <w:lang w:val="en-US"/>
        </w:rPr>
        <w:t>projected for the Depleted operating model</w:t>
      </w:r>
      <w:ins w:id="187" w:author="Thomas Carruthers" w:date="2026-04-27T14:10:00Z" w16du:dateUtc="2026-04-27T21:10:00Z">
        <w:r w:rsidR="000E729F">
          <w:rPr>
            <w:rFonts w:ascii="Times New Roman" w:hAnsi="Times New Roman" w:cs="Times New Roman"/>
            <w:sz w:val="24"/>
            <w:szCs w:val="24"/>
            <w:lang w:val="en-US"/>
          </w:rPr>
          <w:t>. Projections assumed</w:t>
        </w:r>
      </w:ins>
      <w:del w:id="188" w:author="Thomas Carruthers" w:date="2026-04-27T14:10:00Z" w16du:dateUtc="2026-04-27T21:10:00Z">
        <w:r w:rsidRPr="2E7551DE" w:rsidDel="000E729F">
          <w:rPr>
            <w:rFonts w:ascii="Times New Roman" w:hAnsi="Times New Roman" w:cs="Times New Roman"/>
            <w:sz w:val="24"/>
            <w:szCs w:val="24"/>
            <w:lang w:val="en-US"/>
          </w:rPr>
          <w:delText xml:space="preserve"> at</w:delText>
        </w:r>
      </w:del>
      <w:r w:rsidRPr="2E7551DE">
        <w:rPr>
          <w:rFonts w:ascii="Times New Roman" w:hAnsi="Times New Roman" w:cs="Times New Roman"/>
          <w:sz w:val="24"/>
          <w:szCs w:val="24"/>
          <w:lang w:val="en-US"/>
        </w:rPr>
        <w:t xml:space="preserve"> 150% </w:t>
      </w:r>
      <w:r w:rsidR="00692E63" w:rsidRPr="2E7551DE">
        <w:rPr>
          <w:rFonts w:ascii="Times New Roman" w:hAnsi="Times New Roman" w:cs="Times New Roman"/>
          <w:sz w:val="24"/>
          <w:szCs w:val="24"/>
          <w:lang w:val="en-US"/>
        </w:rPr>
        <w:t xml:space="preserve">apical </w:t>
      </w:r>
      <w:r w:rsidRPr="2E7551DE">
        <w:rPr>
          <w:rFonts w:ascii="Times New Roman" w:hAnsi="Times New Roman" w:cs="Times New Roman"/>
          <w:sz w:val="24"/>
          <w:szCs w:val="24"/>
          <w:lang w:val="en-US"/>
        </w:rPr>
        <w:t>FMSY fishing effort to reveal the relationship</w:t>
      </w:r>
      <w:ins w:id="189" w:author="Thomas Carruthers" w:date="2026-04-27T14:11:00Z" w16du:dateUtc="2026-04-27T21:11:00Z">
        <w:r w:rsidR="000E729F">
          <w:rPr>
            <w:rFonts w:ascii="Times New Roman" w:hAnsi="Times New Roman" w:cs="Times New Roman"/>
            <w:sz w:val="24"/>
            <w:szCs w:val="24"/>
            <w:lang w:val="en-US"/>
          </w:rPr>
          <w:t>s</w:t>
        </w:r>
      </w:ins>
      <w:r w:rsidRPr="2E7551DE">
        <w:rPr>
          <w:rFonts w:ascii="Times New Roman" w:hAnsi="Times New Roman" w:cs="Times New Roman"/>
          <w:sz w:val="24"/>
          <w:szCs w:val="24"/>
          <w:lang w:val="en-US"/>
        </w:rPr>
        <w:t xml:space="preserve"> between projected spawning biomass and the fishing mortality rate arising from the bag limit. The higher exploitation rate was required to obtain simulations with biomass below MSY levels. </w:t>
      </w:r>
    </w:p>
    <w:p w14:paraId="73E40742" w14:textId="77777777" w:rsidR="00B40F27" w:rsidRPr="007E2CD6" w:rsidRDefault="00B40F27">
      <w:pPr>
        <w:spacing w:line="480" w:lineRule="auto"/>
        <w:rPr>
          <w:rFonts w:ascii="Times New Roman" w:hAnsi="Times New Roman" w:cs="Times New Roman"/>
          <w:sz w:val="24"/>
          <w:szCs w:val="24"/>
        </w:rPr>
      </w:pPr>
    </w:p>
    <w:p w14:paraId="0DF75BDA" w14:textId="77777777" w:rsidR="00B40F27" w:rsidRPr="007E2CD6" w:rsidRDefault="004946ED">
      <w:pPr>
        <w:spacing w:line="480" w:lineRule="auto"/>
        <w:rPr>
          <w:rFonts w:ascii="Times New Roman" w:hAnsi="Times New Roman" w:cs="Times New Roman"/>
          <w:b/>
          <w:sz w:val="24"/>
          <w:szCs w:val="24"/>
        </w:rPr>
      </w:pPr>
      <w:r w:rsidRPr="007E2CD6">
        <w:rPr>
          <w:rFonts w:ascii="Times New Roman" w:hAnsi="Times New Roman" w:cs="Times New Roman"/>
          <w:b/>
          <w:sz w:val="24"/>
          <w:szCs w:val="24"/>
        </w:rPr>
        <w:t>4. Discussion</w:t>
      </w:r>
    </w:p>
    <w:p w14:paraId="658B6AD2" w14:textId="08FF2B73" w:rsidR="00B40F27" w:rsidRPr="00726428" w:rsidRDefault="004946ED" w:rsidP="2E7551DE">
      <w:pPr>
        <w:spacing w:line="480" w:lineRule="auto"/>
        <w:rPr>
          <w:rFonts w:ascii="Times New Roman" w:hAnsi="Times New Roman" w:cs="Times New Roman"/>
          <w:b/>
          <w:bCs/>
          <w:sz w:val="24"/>
          <w:szCs w:val="24"/>
          <w:highlight w:val="yellow"/>
          <w:lang w:val="en-US"/>
        </w:rPr>
      </w:pPr>
      <w:r w:rsidRPr="5DDF7D93">
        <w:rPr>
          <w:rFonts w:ascii="Times New Roman" w:hAnsi="Times New Roman" w:cs="Times New Roman"/>
          <w:sz w:val="24"/>
          <w:szCs w:val="24"/>
          <w:lang w:val="en-US"/>
        </w:rPr>
        <w:t>This research developed the first bag limit management procedure for use in MSE that capture</w:t>
      </w:r>
      <w:r w:rsidR="005355CB" w:rsidRPr="5DDF7D93">
        <w:rPr>
          <w:rFonts w:ascii="Times New Roman" w:hAnsi="Times New Roman" w:cs="Times New Roman"/>
          <w:sz w:val="24"/>
          <w:szCs w:val="24"/>
          <w:lang w:val="en-US"/>
        </w:rPr>
        <w:t>s</w:t>
      </w:r>
      <w:r w:rsidRPr="5DDF7D93">
        <w:rPr>
          <w:rFonts w:ascii="Times New Roman" w:hAnsi="Times New Roman" w:cs="Times New Roman"/>
          <w:sz w:val="24"/>
          <w:szCs w:val="24"/>
          <w:lang w:val="en-US"/>
        </w:rPr>
        <w:t xml:space="preserve"> uncertainty </w:t>
      </w:r>
      <w:r w:rsidR="009D20DE" w:rsidRPr="5DDF7D93">
        <w:rPr>
          <w:rFonts w:ascii="Times New Roman" w:hAnsi="Times New Roman" w:cs="Times New Roman"/>
          <w:sz w:val="24"/>
          <w:szCs w:val="24"/>
          <w:lang w:val="en-US"/>
        </w:rPr>
        <w:t xml:space="preserve">in </w:t>
      </w:r>
      <w:r w:rsidRPr="5DDF7D93">
        <w:rPr>
          <w:rFonts w:ascii="Times New Roman" w:hAnsi="Times New Roman" w:cs="Times New Roman"/>
          <w:sz w:val="24"/>
          <w:szCs w:val="24"/>
          <w:lang w:val="en-US"/>
        </w:rPr>
        <w:t>model fit to data. The bag limit MPs were tested</w:t>
      </w:r>
      <w:r w:rsidR="00A43402">
        <w:rPr>
          <w:rFonts w:ascii="Times New Roman" w:hAnsi="Times New Roman" w:cs="Times New Roman"/>
          <w:sz w:val="24"/>
          <w:szCs w:val="24"/>
          <w:lang w:val="en-US"/>
        </w:rPr>
        <w:t xml:space="preserve"> in MSEs based on operating models derived from recent stock assessments</w:t>
      </w:r>
      <w:r w:rsidR="006E54B1">
        <w:rPr>
          <w:rFonts w:ascii="Times New Roman" w:hAnsi="Times New Roman" w:cs="Times New Roman"/>
          <w:sz w:val="24"/>
          <w:szCs w:val="24"/>
          <w:lang w:val="en-US"/>
        </w:rPr>
        <w:t>,</w:t>
      </w:r>
      <w:r w:rsidR="00C23747">
        <w:rPr>
          <w:rFonts w:ascii="Times New Roman" w:hAnsi="Times New Roman" w:cs="Times New Roman"/>
          <w:sz w:val="24"/>
          <w:szCs w:val="24"/>
          <w:lang w:val="en-US"/>
        </w:rPr>
        <w:t xml:space="preserve"> </w:t>
      </w:r>
      <w:r w:rsidRPr="5DDF7D93">
        <w:rPr>
          <w:rFonts w:ascii="Times New Roman" w:hAnsi="Times New Roman" w:cs="Times New Roman"/>
          <w:sz w:val="24"/>
          <w:szCs w:val="24"/>
          <w:lang w:val="en-US"/>
        </w:rPr>
        <w:t>compar</w:t>
      </w:r>
      <w:r w:rsidR="006E54B1">
        <w:rPr>
          <w:rFonts w:ascii="Times New Roman" w:hAnsi="Times New Roman" w:cs="Times New Roman"/>
          <w:sz w:val="24"/>
          <w:szCs w:val="24"/>
          <w:lang w:val="en-US"/>
        </w:rPr>
        <w:t>ing</w:t>
      </w:r>
      <w:r w:rsidRPr="5DDF7D93">
        <w:rPr>
          <w:rFonts w:ascii="Times New Roman" w:hAnsi="Times New Roman" w:cs="Times New Roman"/>
          <w:sz w:val="24"/>
          <w:szCs w:val="24"/>
          <w:lang w:val="en-US"/>
        </w:rPr>
        <w:t xml:space="preserve"> against other regulations such as </w:t>
      </w:r>
      <w:r w:rsidR="00AC5509" w:rsidRPr="5DDF7D93">
        <w:rPr>
          <w:rFonts w:ascii="Times New Roman" w:hAnsi="Times New Roman" w:cs="Times New Roman"/>
          <w:sz w:val="24"/>
          <w:szCs w:val="24"/>
          <w:lang w:val="en-US"/>
        </w:rPr>
        <w:t xml:space="preserve">effort </w:t>
      </w:r>
      <w:r w:rsidR="00AC5509" w:rsidRPr="5DDF7D93">
        <w:rPr>
          <w:rFonts w:ascii="Times New Roman" w:hAnsi="Times New Roman" w:cs="Times New Roman"/>
          <w:sz w:val="24"/>
          <w:szCs w:val="24"/>
          <w:lang w:val="en-US"/>
        </w:rPr>
        <w:lastRenderedPageBreak/>
        <w:t xml:space="preserve">control and </w:t>
      </w:r>
      <w:r w:rsidRPr="5DDF7D93">
        <w:rPr>
          <w:rFonts w:ascii="Times New Roman" w:hAnsi="Times New Roman" w:cs="Times New Roman"/>
          <w:sz w:val="24"/>
          <w:szCs w:val="24"/>
          <w:lang w:val="en-US"/>
        </w:rPr>
        <w:t xml:space="preserve">minimum size limits to reveal management performance trade-offs. </w:t>
      </w:r>
      <w:r w:rsidR="00997369">
        <w:rPr>
          <w:rFonts w:ascii="Times New Roman" w:hAnsi="Times New Roman" w:cs="Times New Roman"/>
          <w:sz w:val="24"/>
          <w:szCs w:val="24"/>
          <w:lang w:val="en-US"/>
        </w:rPr>
        <w:t>T</w:t>
      </w:r>
      <w:r w:rsidRPr="5DDF7D93">
        <w:rPr>
          <w:rFonts w:ascii="Times New Roman" w:hAnsi="Times New Roman" w:cs="Times New Roman"/>
          <w:sz w:val="24"/>
          <w:szCs w:val="24"/>
          <w:lang w:val="en-US"/>
        </w:rPr>
        <w:t xml:space="preserve">his work established a novel methodology that can be used to strategically inform a wider range of fishery regulations for </w:t>
      </w:r>
      <w:r w:rsidR="007E5F49" w:rsidRPr="5DDF7D93">
        <w:rPr>
          <w:rFonts w:ascii="Times New Roman" w:hAnsi="Times New Roman" w:cs="Times New Roman"/>
          <w:sz w:val="24"/>
          <w:szCs w:val="24"/>
          <w:lang w:val="en-US"/>
        </w:rPr>
        <w:t>many</w:t>
      </w:r>
      <w:r w:rsidRPr="5DDF7D93">
        <w:rPr>
          <w:rFonts w:ascii="Times New Roman" w:hAnsi="Times New Roman" w:cs="Times New Roman"/>
          <w:sz w:val="24"/>
          <w:szCs w:val="24"/>
          <w:lang w:val="en-US"/>
        </w:rPr>
        <w:t xml:space="preserve"> potential recreational fisheries. </w:t>
      </w:r>
      <w:r w:rsidR="00F438E9">
        <w:rPr>
          <w:rFonts w:ascii="Times New Roman" w:hAnsi="Times New Roman" w:cs="Times New Roman"/>
          <w:sz w:val="24"/>
          <w:szCs w:val="24"/>
          <w:lang w:val="en-US"/>
        </w:rPr>
        <w:t xml:space="preserve">In California, </w:t>
      </w:r>
      <w:r w:rsidR="00A67AD6">
        <w:rPr>
          <w:rFonts w:ascii="Times New Roman" w:hAnsi="Times New Roman" w:cs="Times New Roman"/>
          <w:sz w:val="24"/>
          <w:szCs w:val="24"/>
          <w:lang w:val="en-US"/>
        </w:rPr>
        <w:t xml:space="preserve">a general </w:t>
      </w:r>
      <w:r w:rsidR="00F941CD">
        <w:rPr>
          <w:rFonts w:ascii="Times New Roman" w:hAnsi="Times New Roman" w:cs="Times New Roman"/>
          <w:sz w:val="24"/>
          <w:szCs w:val="24"/>
          <w:lang w:val="en-US"/>
        </w:rPr>
        <w:t xml:space="preserve">limit on recreationally caught finfish limits anglers to 20 fish in combination and no more than </w:t>
      </w:r>
      <w:r w:rsidR="00391240">
        <w:rPr>
          <w:rFonts w:ascii="Times New Roman" w:hAnsi="Times New Roman" w:cs="Times New Roman"/>
          <w:sz w:val="24"/>
          <w:szCs w:val="24"/>
          <w:lang w:val="en-US"/>
        </w:rPr>
        <w:t xml:space="preserve">10 of </w:t>
      </w:r>
      <w:r w:rsidR="00A62358">
        <w:rPr>
          <w:rFonts w:ascii="Times New Roman" w:hAnsi="Times New Roman" w:cs="Times New Roman"/>
          <w:sz w:val="24"/>
          <w:szCs w:val="24"/>
          <w:lang w:val="en-US"/>
        </w:rPr>
        <w:t>a</w:t>
      </w:r>
      <w:r w:rsidR="00CF7D62">
        <w:rPr>
          <w:rFonts w:ascii="Times New Roman" w:hAnsi="Times New Roman" w:cs="Times New Roman"/>
          <w:sz w:val="24"/>
          <w:szCs w:val="24"/>
          <w:lang w:val="en-US"/>
        </w:rPr>
        <w:t xml:space="preserve">ny one species unless </w:t>
      </w:r>
      <w:r w:rsidR="006E6768">
        <w:rPr>
          <w:rFonts w:ascii="Times New Roman" w:hAnsi="Times New Roman" w:cs="Times New Roman"/>
          <w:sz w:val="24"/>
          <w:szCs w:val="24"/>
          <w:lang w:val="en-US"/>
        </w:rPr>
        <w:t>otherwise specified (</w:t>
      </w:r>
      <w:r w:rsidR="00046337" w:rsidRPr="00046337">
        <w:rPr>
          <w:rFonts w:ascii="Times New Roman" w:hAnsi="Times New Roman" w:cs="Times New Roman"/>
          <w:sz w:val="24"/>
          <w:szCs w:val="24"/>
          <w:lang w:val="en-US"/>
        </w:rPr>
        <w:t>Cal. Code Regs. Tit. 14, § 27.60</w:t>
      </w:r>
      <w:r w:rsidR="00046337">
        <w:rPr>
          <w:rFonts w:ascii="Times New Roman" w:hAnsi="Times New Roman" w:cs="Times New Roman"/>
          <w:sz w:val="24"/>
          <w:szCs w:val="24"/>
          <w:lang w:val="en-US"/>
        </w:rPr>
        <w:t>)</w:t>
      </w:r>
      <w:r w:rsidR="00391240">
        <w:rPr>
          <w:rFonts w:ascii="Times New Roman" w:hAnsi="Times New Roman" w:cs="Times New Roman"/>
          <w:sz w:val="24"/>
          <w:szCs w:val="24"/>
          <w:lang w:val="en-US"/>
        </w:rPr>
        <w:t>.</w:t>
      </w:r>
      <w:r w:rsidR="00C90321">
        <w:rPr>
          <w:rFonts w:ascii="Times New Roman" w:hAnsi="Times New Roman" w:cs="Times New Roman"/>
          <w:sz w:val="24"/>
          <w:szCs w:val="24"/>
          <w:lang w:val="en-US"/>
        </w:rPr>
        <w:t xml:space="preserve"> </w:t>
      </w:r>
      <w:r w:rsidR="00941906">
        <w:rPr>
          <w:rFonts w:ascii="Times New Roman" w:hAnsi="Times New Roman" w:cs="Times New Roman"/>
          <w:sz w:val="24"/>
          <w:szCs w:val="24"/>
          <w:lang w:val="en-US"/>
        </w:rPr>
        <w:t xml:space="preserve">In addition to this general limit, </w:t>
      </w:r>
      <w:r w:rsidR="00941906">
        <w:rPr>
          <w:rFonts w:ascii="Times New Roman" w:hAnsi="Times New Roman" w:cs="Times New Roman"/>
          <w:sz w:val="24"/>
          <w:szCs w:val="24"/>
        </w:rPr>
        <w:t>t</w:t>
      </w:r>
      <w:r w:rsidR="00273C13" w:rsidRPr="00273C13">
        <w:rPr>
          <w:rFonts w:ascii="Times New Roman" w:hAnsi="Times New Roman" w:cs="Times New Roman"/>
          <w:sz w:val="24"/>
          <w:szCs w:val="24"/>
        </w:rPr>
        <w:t xml:space="preserve">here are </w:t>
      </w:r>
      <w:r w:rsidR="00941906">
        <w:rPr>
          <w:rFonts w:ascii="Times New Roman" w:hAnsi="Times New Roman" w:cs="Times New Roman"/>
          <w:sz w:val="24"/>
          <w:szCs w:val="24"/>
        </w:rPr>
        <w:t>currently</w:t>
      </w:r>
      <w:r w:rsidR="00273C13" w:rsidRPr="00273C13">
        <w:rPr>
          <w:rFonts w:ascii="Times New Roman" w:hAnsi="Times New Roman" w:cs="Times New Roman"/>
          <w:sz w:val="24"/>
          <w:szCs w:val="24"/>
        </w:rPr>
        <w:t xml:space="preserve"> 59 </w:t>
      </w:r>
      <w:r w:rsidR="00A1680F">
        <w:rPr>
          <w:rFonts w:ascii="Times New Roman" w:hAnsi="Times New Roman" w:cs="Times New Roman"/>
          <w:sz w:val="24"/>
          <w:szCs w:val="24"/>
        </w:rPr>
        <w:t>rules that further restrict bag sizes</w:t>
      </w:r>
      <w:r w:rsidR="00ED5FF5">
        <w:rPr>
          <w:rFonts w:ascii="Times New Roman" w:hAnsi="Times New Roman" w:cs="Times New Roman"/>
          <w:sz w:val="24"/>
          <w:szCs w:val="24"/>
        </w:rPr>
        <w:t xml:space="preserve"> for additional species or species groups</w:t>
      </w:r>
      <w:r w:rsidR="00CA052B">
        <w:rPr>
          <w:rFonts w:ascii="Times New Roman" w:hAnsi="Times New Roman" w:cs="Times New Roman"/>
          <w:sz w:val="24"/>
          <w:szCs w:val="24"/>
        </w:rPr>
        <w:t xml:space="preserve"> including 42 that apply to finfish and 17 to invertebrates. </w:t>
      </w:r>
      <w:r w:rsidR="00FB2253">
        <w:rPr>
          <w:rFonts w:ascii="Times New Roman" w:hAnsi="Times New Roman" w:cs="Times New Roman"/>
          <w:sz w:val="24"/>
          <w:szCs w:val="24"/>
        </w:rPr>
        <w:t xml:space="preserve">This highlights the many opportunities in California alone for improved analysis of bag limit efficacy relative to and in combination with other management measures. </w:t>
      </w:r>
      <w:r w:rsidR="00167102">
        <w:rPr>
          <w:rFonts w:ascii="Times New Roman" w:hAnsi="Times New Roman" w:cs="Times New Roman"/>
          <w:sz w:val="24"/>
          <w:szCs w:val="24"/>
        </w:rPr>
        <w:t xml:space="preserve">MSE processes are </w:t>
      </w:r>
      <w:r w:rsidR="00E34247">
        <w:rPr>
          <w:rFonts w:ascii="Times New Roman" w:hAnsi="Times New Roman" w:cs="Times New Roman"/>
          <w:sz w:val="24"/>
          <w:szCs w:val="24"/>
        </w:rPr>
        <w:t>underway for</w:t>
      </w:r>
      <w:r w:rsidRPr="5DDF7D93">
        <w:rPr>
          <w:rFonts w:ascii="Times New Roman" w:hAnsi="Times New Roman" w:cs="Times New Roman"/>
          <w:sz w:val="24"/>
          <w:szCs w:val="24"/>
          <w:lang w:val="en-US"/>
        </w:rPr>
        <w:t xml:space="preserve"> several </w:t>
      </w:r>
      <w:r w:rsidR="00E34247">
        <w:rPr>
          <w:rFonts w:ascii="Times New Roman" w:hAnsi="Times New Roman" w:cs="Times New Roman"/>
          <w:sz w:val="24"/>
          <w:szCs w:val="24"/>
          <w:lang w:val="en-US"/>
        </w:rPr>
        <w:t>of these</w:t>
      </w:r>
      <w:r w:rsidRPr="5DDF7D93">
        <w:rPr>
          <w:rFonts w:ascii="Times New Roman" w:hAnsi="Times New Roman" w:cs="Times New Roman"/>
          <w:sz w:val="24"/>
          <w:szCs w:val="24"/>
          <w:lang w:val="en-US"/>
        </w:rPr>
        <w:t xml:space="preserve"> California fisheries </w:t>
      </w:r>
      <w:r w:rsidR="009958B6">
        <w:rPr>
          <w:rFonts w:ascii="Times New Roman" w:hAnsi="Times New Roman" w:cs="Times New Roman"/>
          <w:sz w:val="24"/>
          <w:szCs w:val="24"/>
          <w:lang w:val="en-US"/>
        </w:rPr>
        <w:t>as well as</w:t>
      </w:r>
      <w:r w:rsidRPr="5DDF7D93">
        <w:rPr>
          <w:rFonts w:ascii="Times New Roman" w:hAnsi="Times New Roman" w:cs="Times New Roman"/>
          <w:sz w:val="24"/>
          <w:szCs w:val="24"/>
          <w:lang w:val="en-US"/>
        </w:rPr>
        <w:t xml:space="preserve"> </w:t>
      </w:r>
      <w:r w:rsidR="009F795B" w:rsidRPr="5DDF7D93">
        <w:rPr>
          <w:rFonts w:ascii="Times New Roman" w:hAnsi="Times New Roman" w:cs="Times New Roman"/>
          <w:sz w:val="24"/>
          <w:szCs w:val="24"/>
          <w:lang w:val="en-US"/>
        </w:rPr>
        <w:t>various other</w:t>
      </w:r>
      <w:r w:rsidR="008E157F">
        <w:rPr>
          <w:rFonts w:ascii="Times New Roman" w:hAnsi="Times New Roman" w:cs="Times New Roman"/>
          <w:sz w:val="24"/>
          <w:szCs w:val="24"/>
          <w:lang w:val="en-US"/>
        </w:rPr>
        <w:t xml:space="preserve"> </w:t>
      </w:r>
      <w:r w:rsidR="009F795B" w:rsidRPr="5DDF7D93">
        <w:rPr>
          <w:rFonts w:ascii="Times New Roman" w:hAnsi="Times New Roman" w:cs="Times New Roman"/>
          <w:sz w:val="24"/>
          <w:szCs w:val="24"/>
          <w:lang w:val="en-US"/>
        </w:rPr>
        <w:t xml:space="preserve">U.S. </w:t>
      </w:r>
      <w:r w:rsidR="008E157F">
        <w:rPr>
          <w:rFonts w:ascii="Times New Roman" w:hAnsi="Times New Roman" w:cs="Times New Roman"/>
          <w:sz w:val="24"/>
          <w:szCs w:val="24"/>
          <w:lang w:val="en-US"/>
        </w:rPr>
        <w:t xml:space="preserve">fisheries that employ recreational bag limits including </w:t>
      </w:r>
      <w:r w:rsidRPr="5DDF7D93">
        <w:rPr>
          <w:rFonts w:ascii="Times New Roman" w:hAnsi="Times New Roman" w:cs="Times New Roman"/>
          <w:sz w:val="24"/>
          <w:szCs w:val="24"/>
          <w:lang w:val="en-US"/>
        </w:rPr>
        <w:t>South Atlantic</w:t>
      </w:r>
      <w:r w:rsidR="00AC5509" w:rsidRPr="5DDF7D93">
        <w:rPr>
          <w:rFonts w:ascii="Times New Roman" w:hAnsi="Times New Roman" w:cs="Times New Roman"/>
          <w:sz w:val="24"/>
          <w:szCs w:val="24"/>
          <w:lang w:val="en-US"/>
        </w:rPr>
        <w:t xml:space="preserve"> </w:t>
      </w:r>
      <w:r w:rsidRPr="5DDF7D93">
        <w:rPr>
          <w:rFonts w:ascii="Times New Roman" w:hAnsi="Times New Roman" w:cs="Times New Roman"/>
          <w:sz w:val="24"/>
          <w:szCs w:val="24"/>
          <w:lang w:val="en-US"/>
        </w:rPr>
        <w:t xml:space="preserve">Snapper </w:t>
      </w:r>
      <w:r w:rsidR="009F795B" w:rsidRPr="5DDF7D93">
        <w:rPr>
          <w:rFonts w:ascii="Times New Roman" w:hAnsi="Times New Roman" w:cs="Times New Roman"/>
          <w:sz w:val="24"/>
          <w:szCs w:val="24"/>
          <w:lang w:val="en-US"/>
        </w:rPr>
        <w:t xml:space="preserve">and </w:t>
      </w:r>
      <w:r w:rsidRPr="5DDF7D93">
        <w:rPr>
          <w:rFonts w:ascii="Times New Roman" w:hAnsi="Times New Roman" w:cs="Times New Roman"/>
          <w:sz w:val="24"/>
          <w:szCs w:val="24"/>
          <w:lang w:val="en-US"/>
        </w:rPr>
        <w:t>Grouper (SAFMC 202</w:t>
      </w:r>
      <w:r w:rsidR="003A29FD" w:rsidRPr="5DDF7D93">
        <w:rPr>
          <w:rFonts w:ascii="Times New Roman" w:hAnsi="Times New Roman" w:cs="Times New Roman"/>
          <w:sz w:val="24"/>
          <w:szCs w:val="24"/>
          <w:lang w:val="en-US"/>
        </w:rPr>
        <w:t>5</w:t>
      </w:r>
      <w:r w:rsidRPr="5DDF7D93">
        <w:rPr>
          <w:rFonts w:ascii="Times New Roman" w:hAnsi="Times New Roman" w:cs="Times New Roman"/>
          <w:sz w:val="24"/>
          <w:szCs w:val="24"/>
          <w:lang w:val="en-US"/>
        </w:rPr>
        <w:t>)</w:t>
      </w:r>
      <w:r w:rsidR="00ED2E86" w:rsidRPr="5DDF7D93">
        <w:rPr>
          <w:rFonts w:ascii="Times New Roman" w:hAnsi="Times New Roman" w:cs="Times New Roman"/>
          <w:sz w:val="24"/>
          <w:szCs w:val="24"/>
          <w:lang w:val="en-US"/>
        </w:rPr>
        <w:t xml:space="preserve"> and</w:t>
      </w:r>
      <w:r w:rsidR="009F795B" w:rsidRPr="5DDF7D93">
        <w:rPr>
          <w:rFonts w:ascii="Times New Roman" w:hAnsi="Times New Roman" w:cs="Times New Roman"/>
          <w:sz w:val="24"/>
          <w:szCs w:val="24"/>
          <w:lang w:val="en-US"/>
        </w:rPr>
        <w:t xml:space="preserve"> Dolphinfish</w:t>
      </w:r>
      <w:r w:rsidR="003A29FD" w:rsidRPr="5DDF7D93">
        <w:rPr>
          <w:rFonts w:ascii="Times New Roman" w:hAnsi="Times New Roman" w:cs="Times New Roman"/>
          <w:sz w:val="24"/>
          <w:szCs w:val="24"/>
          <w:lang w:val="en-US"/>
        </w:rPr>
        <w:t xml:space="preserve"> (NOAA 2025)</w:t>
      </w:r>
      <w:r w:rsidRPr="5DDF7D93">
        <w:rPr>
          <w:rFonts w:ascii="Times New Roman" w:hAnsi="Times New Roman" w:cs="Times New Roman"/>
          <w:sz w:val="24"/>
          <w:szCs w:val="24"/>
          <w:lang w:val="en-US"/>
        </w:rPr>
        <w:t xml:space="preserve">. </w:t>
      </w:r>
    </w:p>
    <w:p w14:paraId="308DF612" w14:textId="77777777" w:rsidR="00B40F27" w:rsidRPr="007E2CD6" w:rsidRDefault="00B40F27">
      <w:pPr>
        <w:spacing w:line="480" w:lineRule="auto"/>
        <w:rPr>
          <w:rFonts w:ascii="Times New Roman" w:hAnsi="Times New Roman" w:cs="Times New Roman"/>
          <w:sz w:val="24"/>
          <w:szCs w:val="24"/>
        </w:rPr>
      </w:pPr>
    </w:p>
    <w:p w14:paraId="5125ED13" w14:textId="09086F1D" w:rsidR="00B40F27" w:rsidRDefault="004946ED" w:rsidP="2E7551DE">
      <w:pPr>
        <w:spacing w:line="480" w:lineRule="auto"/>
        <w:rPr>
          <w:rFonts w:ascii="Times New Roman" w:hAnsi="Times New Roman" w:cs="Times New Roman"/>
          <w:sz w:val="24"/>
          <w:szCs w:val="24"/>
          <w:lang w:val="en-US"/>
        </w:rPr>
      </w:pPr>
      <w:r w:rsidRPr="00DAF985">
        <w:rPr>
          <w:rFonts w:ascii="Times New Roman" w:hAnsi="Times New Roman" w:cs="Times New Roman"/>
          <w:sz w:val="24"/>
          <w:szCs w:val="24"/>
          <w:lang w:val="en-US"/>
        </w:rPr>
        <w:t>A key finding of this study is that bag limits are unlikely to strongly constrain fishery exploitation rate</w:t>
      </w:r>
      <w:r w:rsidR="009F795B" w:rsidRPr="00DAF985">
        <w:rPr>
          <w:rFonts w:ascii="Times New Roman" w:hAnsi="Times New Roman" w:cs="Times New Roman"/>
          <w:sz w:val="24"/>
          <w:szCs w:val="24"/>
          <w:lang w:val="en-US"/>
        </w:rPr>
        <w:t xml:space="preserve"> </w:t>
      </w:r>
      <w:r w:rsidRPr="00DAF985">
        <w:rPr>
          <w:rFonts w:ascii="Times New Roman" w:hAnsi="Times New Roman" w:cs="Times New Roman"/>
          <w:sz w:val="24"/>
          <w:szCs w:val="24"/>
          <w:lang w:val="en-US"/>
        </w:rPr>
        <w:t xml:space="preserve">at low stock sizes. This finding is consistent with previous studies </w:t>
      </w:r>
      <w:r w:rsidR="00E012A1" w:rsidRPr="00DAF985">
        <w:rPr>
          <w:rFonts w:ascii="Times New Roman" w:hAnsi="Times New Roman" w:cs="Times New Roman"/>
          <w:sz w:val="24"/>
          <w:szCs w:val="24"/>
          <w:lang w:val="en-US"/>
        </w:rPr>
        <w:t xml:space="preserve">finding bag limits to be ineffectual in limiting exploitation (Cox et al. 2002, van Poorten et al. 2013, </w:t>
      </w:r>
      <w:proofErr w:type="spellStart"/>
      <w:r w:rsidR="00E012A1" w:rsidRPr="00DAF985">
        <w:rPr>
          <w:rFonts w:ascii="Times New Roman" w:hAnsi="Times New Roman" w:cs="Times New Roman"/>
          <w:sz w:val="24"/>
          <w:szCs w:val="24"/>
          <w:lang w:val="en-US"/>
        </w:rPr>
        <w:t>Ochwada</w:t>
      </w:r>
      <w:proofErr w:type="spellEnd"/>
      <w:r w:rsidR="00E012A1" w:rsidRPr="00DAF985">
        <w:rPr>
          <w:rFonts w:ascii="Times New Roman" w:hAnsi="Times New Roman" w:cs="Times New Roman"/>
          <w:sz w:val="24"/>
          <w:szCs w:val="24"/>
          <w:lang w:val="en-US"/>
        </w:rPr>
        <w:t>-Doyle et al. 2023), unable to maintain stocks at high densities (Beard et al. 2003) and potentially compromised by dead discarding (Tetzlaff et al. 2013)</w:t>
      </w:r>
      <w:r w:rsidRPr="00DAF985">
        <w:rPr>
          <w:rFonts w:ascii="Times New Roman" w:hAnsi="Times New Roman" w:cs="Times New Roman"/>
          <w:sz w:val="24"/>
          <w:szCs w:val="24"/>
          <w:lang w:val="en-US"/>
        </w:rPr>
        <w:t>. While most data-rich assessed fisheries in the U.S. have established harvest control rules that more strongly constrain exploitation at low stock sizes (e.g. the 40:10 rule, Berger et al. 2017, Punt and Ralston 2006), bag limits operate in the opposite way</w:t>
      </w:r>
      <w:r w:rsidR="001728AB">
        <w:rPr>
          <w:rFonts w:ascii="Times New Roman" w:hAnsi="Times New Roman" w:cs="Times New Roman"/>
          <w:sz w:val="24"/>
          <w:szCs w:val="24"/>
          <w:lang w:val="en-US"/>
        </w:rPr>
        <w:t xml:space="preserve"> </w:t>
      </w:r>
      <w:r w:rsidR="00FB2253">
        <w:rPr>
          <w:rFonts w:ascii="Times New Roman" w:hAnsi="Times New Roman" w:cs="Times New Roman"/>
          <w:sz w:val="24"/>
          <w:szCs w:val="24"/>
          <w:lang w:val="en-US"/>
        </w:rPr>
        <w:t xml:space="preserve">by </w:t>
      </w:r>
      <w:r w:rsidR="001728AB">
        <w:rPr>
          <w:rFonts w:ascii="Times New Roman" w:hAnsi="Times New Roman" w:cs="Times New Roman"/>
          <w:sz w:val="24"/>
          <w:szCs w:val="24"/>
          <w:lang w:val="en-US"/>
        </w:rPr>
        <w:t>limit</w:t>
      </w:r>
      <w:r w:rsidR="00FB2253">
        <w:rPr>
          <w:rFonts w:ascii="Times New Roman" w:hAnsi="Times New Roman" w:cs="Times New Roman"/>
          <w:sz w:val="24"/>
          <w:szCs w:val="24"/>
          <w:lang w:val="en-US"/>
        </w:rPr>
        <w:t>ing</w:t>
      </w:r>
      <w:r w:rsidR="001728AB" w:rsidRPr="00DAF985">
        <w:rPr>
          <w:rFonts w:ascii="Times New Roman" w:hAnsi="Times New Roman" w:cs="Times New Roman"/>
          <w:sz w:val="24"/>
          <w:szCs w:val="24"/>
          <w:lang w:val="en-US"/>
        </w:rPr>
        <w:t xml:space="preserve"> </w:t>
      </w:r>
      <w:r w:rsidRPr="00DAF985">
        <w:rPr>
          <w:rFonts w:ascii="Times New Roman" w:hAnsi="Times New Roman" w:cs="Times New Roman"/>
          <w:sz w:val="24"/>
          <w:szCs w:val="24"/>
          <w:lang w:val="en-US"/>
        </w:rPr>
        <w:t>exploitation at high stock sizes and allow</w:t>
      </w:r>
      <w:r w:rsidR="00FB2253">
        <w:rPr>
          <w:rFonts w:ascii="Times New Roman" w:hAnsi="Times New Roman" w:cs="Times New Roman"/>
          <w:sz w:val="24"/>
          <w:szCs w:val="24"/>
          <w:lang w:val="en-US"/>
        </w:rPr>
        <w:t>ing</w:t>
      </w:r>
      <w:r w:rsidRPr="00DAF985">
        <w:rPr>
          <w:rFonts w:ascii="Times New Roman" w:hAnsi="Times New Roman" w:cs="Times New Roman"/>
          <w:sz w:val="24"/>
          <w:szCs w:val="24"/>
          <w:lang w:val="en-US"/>
        </w:rPr>
        <w:t xml:space="preserve"> for </w:t>
      </w:r>
      <w:r w:rsidR="001728AB">
        <w:rPr>
          <w:rFonts w:ascii="Times New Roman" w:hAnsi="Times New Roman" w:cs="Times New Roman"/>
          <w:sz w:val="24"/>
          <w:szCs w:val="24"/>
          <w:lang w:val="en-US"/>
        </w:rPr>
        <w:t>higher</w:t>
      </w:r>
      <w:r w:rsidR="001728AB" w:rsidRPr="00DAF985">
        <w:rPr>
          <w:rFonts w:ascii="Times New Roman" w:hAnsi="Times New Roman" w:cs="Times New Roman"/>
          <w:sz w:val="24"/>
          <w:szCs w:val="24"/>
          <w:lang w:val="en-US"/>
        </w:rPr>
        <w:t xml:space="preserve"> </w:t>
      </w:r>
      <w:r w:rsidRPr="00DAF985">
        <w:rPr>
          <w:rFonts w:ascii="Times New Roman" w:hAnsi="Times New Roman" w:cs="Times New Roman"/>
          <w:sz w:val="24"/>
          <w:szCs w:val="24"/>
          <w:lang w:val="en-US"/>
        </w:rPr>
        <w:t xml:space="preserve">exploitation rates at low stock sizes. </w:t>
      </w:r>
      <w:r w:rsidR="001728AB">
        <w:rPr>
          <w:rFonts w:ascii="Times New Roman" w:hAnsi="Times New Roman" w:cs="Times New Roman"/>
          <w:sz w:val="24"/>
          <w:szCs w:val="24"/>
          <w:lang w:val="en-US"/>
        </w:rPr>
        <w:t>In this research, this</w:t>
      </w:r>
      <w:r w:rsidR="001728AB" w:rsidRPr="00DAF985">
        <w:rPr>
          <w:rFonts w:ascii="Times New Roman" w:hAnsi="Times New Roman" w:cs="Times New Roman"/>
          <w:sz w:val="24"/>
          <w:szCs w:val="24"/>
          <w:lang w:val="en-US"/>
        </w:rPr>
        <w:t xml:space="preserve"> </w:t>
      </w:r>
      <w:r w:rsidRPr="00DAF985">
        <w:rPr>
          <w:rFonts w:ascii="Times New Roman" w:hAnsi="Times New Roman" w:cs="Times New Roman"/>
          <w:sz w:val="24"/>
          <w:szCs w:val="24"/>
          <w:lang w:val="en-US"/>
        </w:rPr>
        <w:t xml:space="preserve">property </w:t>
      </w:r>
      <w:r w:rsidR="001728AB">
        <w:rPr>
          <w:rFonts w:ascii="Times New Roman" w:hAnsi="Times New Roman" w:cs="Times New Roman"/>
          <w:sz w:val="24"/>
          <w:szCs w:val="24"/>
          <w:lang w:val="en-US"/>
        </w:rPr>
        <w:t>meant</w:t>
      </w:r>
      <w:r w:rsidR="001728AB" w:rsidRPr="00DAF985">
        <w:rPr>
          <w:rFonts w:ascii="Times New Roman" w:hAnsi="Times New Roman" w:cs="Times New Roman"/>
          <w:sz w:val="24"/>
          <w:szCs w:val="24"/>
          <w:lang w:val="en-US"/>
        </w:rPr>
        <w:t xml:space="preserve"> </w:t>
      </w:r>
      <w:r w:rsidRPr="00DAF985">
        <w:rPr>
          <w:rFonts w:ascii="Times New Roman" w:hAnsi="Times New Roman" w:cs="Times New Roman"/>
          <w:sz w:val="24"/>
          <w:szCs w:val="24"/>
          <w:lang w:val="en-US"/>
        </w:rPr>
        <w:t>that to obtain the same conservation outcome</w:t>
      </w:r>
      <w:r w:rsidR="00395628" w:rsidRPr="00DAF985">
        <w:rPr>
          <w:rFonts w:ascii="Times New Roman" w:hAnsi="Times New Roman" w:cs="Times New Roman"/>
          <w:sz w:val="24"/>
          <w:szCs w:val="24"/>
          <w:lang w:val="en-US"/>
        </w:rPr>
        <w:t xml:space="preserve"> (i.e. SSB/SSBMSY)</w:t>
      </w:r>
      <w:r w:rsidRPr="00DAF985">
        <w:rPr>
          <w:rFonts w:ascii="Times New Roman" w:hAnsi="Times New Roman" w:cs="Times New Roman"/>
          <w:sz w:val="24"/>
          <w:szCs w:val="24"/>
          <w:lang w:val="en-US"/>
        </w:rPr>
        <w:t xml:space="preserve"> as other regulations such as size limits and </w:t>
      </w:r>
      <w:r w:rsidRPr="00DAF985">
        <w:rPr>
          <w:rFonts w:ascii="Times New Roman" w:hAnsi="Times New Roman" w:cs="Times New Roman"/>
          <w:sz w:val="24"/>
          <w:szCs w:val="24"/>
          <w:lang w:val="en-US"/>
        </w:rPr>
        <w:lastRenderedPageBreak/>
        <w:t>effort controls, bag limits</w:t>
      </w:r>
      <w:r w:rsidR="00ED2E86" w:rsidRPr="00DAF985">
        <w:rPr>
          <w:rFonts w:ascii="Times New Roman" w:hAnsi="Times New Roman" w:cs="Times New Roman"/>
          <w:sz w:val="24"/>
          <w:szCs w:val="24"/>
          <w:lang w:val="en-US"/>
        </w:rPr>
        <w:t xml:space="preserve"> incur a more punitive trade-off with yield.</w:t>
      </w:r>
      <w:r w:rsidR="00C90321">
        <w:rPr>
          <w:rFonts w:ascii="Times New Roman" w:hAnsi="Times New Roman" w:cs="Times New Roman"/>
          <w:sz w:val="24"/>
          <w:szCs w:val="24"/>
          <w:lang w:val="en-US"/>
        </w:rPr>
        <w:t xml:space="preserve"> </w:t>
      </w:r>
      <w:r w:rsidRPr="00DAF985">
        <w:rPr>
          <w:rFonts w:ascii="Times New Roman" w:hAnsi="Times New Roman" w:cs="Times New Roman"/>
          <w:sz w:val="24"/>
          <w:szCs w:val="24"/>
          <w:lang w:val="en-US"/>
        </w:rPr>
        <w:t xml:space="preserve">A possible solution is to establish dynamic bag limits that are increasingly restrictive as stocks decline. An extension of </w:t>
      </w:r>
      <w:r w:rsidR="00DA0186" w:rsidRPr="00DAF985">
        <w:rPr>
          <w:rFonts w:ascii="Times New Roman" w:hAnsi="Times New Roman" w:cs="Times New Roman"/>
          <w:sz w:val="24"/>
          <w:szCs w:val="24"/>
          <w:lang w:val="en-US"/>
        </w:rPr>
        <w:t xml:space="preserve">our </w:t>
      </w:r>
      <w:r w:rsidRPr="00DAF985">
        <w:rPr>
          <w:rFonts w:ascii="Times New Roman" w:hAnsi="Times New Roman" w:cs="Times New Roman"/>
          <w:sz w:val="24"/>
          <w:szCs w:val="24"/>
          <w:lang w:val="en-US"/>
        </w:rPr>
        <w:t xml:space="preserve">work should test dynamic bag limit </w:t>
      </w:r>
      <w:r w:rsidR="00AA6045" w:rsidRPr="00DAF985">
        <w:rPr>
          <w:rFonts w:ascii="Times New Roman" w:hAnsi="Times New Roman" w:cs="Times New Roman"/>
          <w:sz w:val="24"/>
          <w:szCs w:val="24"/>
          <w:lang w:val="en-US"/>
        </w:rPr>
        <w:t>management procedures</w:t>
      </w:r>
      <w:r w:rsidRPr="00DAF985">
        <w:rPr>
          <w:rFonts w:ascii="Times New Roman" w:hAnsi="Times New Roman" w:cs="Times New Roman"/>
          <w:sz w:val="24"/>
          <w:szCs w:val="24"/>
          <w:lang w:val="en-US"/>
        </w:rPr>
        <w:t xml:space="preserve"> to see if </w:t>
      </w:r>
      <w:r w:rsidR="001728AB">
        <w:rPr>
          <w:rFonts w:ascii="Times New Roman" w:hAnsi="Times New Roman" w:cs="Times New Roman"/>
          <w:sz w:val="24"/>
          <w:szCs w:val="24"/>
          <w:lang w:val="en-US"/>
        </w:rPr>
        <w:t>these</w:t>
      </w:r>
      <w:r w:rsidR="001728AB" w:rsidRPr="00DAF985">
        <w:rPr>
          <w:rFonts w:ascii="Times New Roman" w:hAnsi="Times New Roman" w:cs="Times New Roman"/>
          <w:sz w:val="24"/>
          <w:szCs w:val="24"/>
          <w:lang w:val="en-US"/>
        </w:rPr>
        <w:t xml:space="preserve"> </w:t>
      </w:r>
      <w:r w:rsidRPr="00DAF985">
        <w:rPr>
          <w:rFonts w:ascii="Times New Roman" w:hAnsi="Times New Roman" w:cs="Times New Roman"/>
          <w:sz w:val="24"/>
          <w:szCs w:val="24"/>
          <w:lang w:val="en-US"/>
        </w:rPr>
        <w:t xml:space="preserve">can achieve </w:t>
      </w:r>
      <w:r w:rsidR="00ED2E86" w:rsidRPr="00DAF985">
        <w:rPr>
          <w:rFonts w:ascii="Times New Roman" w:hAnsi="Times New Roman" w:cs="Times New Roman"/>
          <w:sz w:val="24"/>
          <w:szCs w:val="24"/>
          <w:lang w:val="en-US"/>
        </w:rPr>
        <w:t xml:space="preserve">more </w:t>
      </w:r>
      <w:r w:rsidR="00C9261F" w:rsidRPr="00DAF985">
        <w:rPr>
          <w:rFonts w:ascii="Times New Roman" w:hAnsi="Times New Roman" w:cs="Times New Roman"/>
          <w:sz w:val="24"/>
          <w:szCs w:val="24"/>
          <w:lang w:val="en-US"/>
        </w:rPr>
        <w:t xml:space="preserve">consistent </w:t>
      </w:r>
      <w:r w:rsidR="006B73D8">
        <w:rPr>
          <w:rFonts w:ascii="Times New Roman" w:hAnsi="Times New Roman" w:cs="Times New Roman"/>
          <w:sz w:val="24"/>
          <w:szCs w:val="24"/>
          <w:lang w:val="en-US"/>
        </w:rPr>
        <w:t>control</w:t>
      </w:r>
      <w:r w:rsidR="00C9261F" w:rsidRPr="00DAF985">
        <w:rPr>
          <w:rFonts w:ascii="Times New Roman" w:hAnsi="Times New Roman" w:cs="Times New Roman"/>
          <w:sz w:val="24"/>
          <w:szCs w:val="24"/>
          <w:lang w:val="en-US"/>
        </w:rPr>
        <w:t xml:space="preserve"> of exploitation as stock size varies</w:t>
      </w:r>
      <w:r w:rsidR="00ED2E86" w:rsidRPr="00DAF985">
        <w:rPr>
          <w:rFonts w:ascii="Times New Roman" w:hAnsi="Times New Roman" w:cs="Times New Roman"/>
          <w:sz w:val="24"/>
          <w:szCs w:val="24"/>
          <w:lang w:val="en-US"/>
        </w:rPr>
        <w:t xml:space="preserve"> and improved t</w:t>
      </w:r>
      <w:r w:rsidRPr="00DAF985">
        <w:rPr>
          <w:rFonts w:ascii="Times New Roman" w:hAnsi="Times New Roman" w:cs="Times New Roman"/>
          <w:sz w:val="24"/>
          <w:szCs w:val="24"/>
          <w:lang w:val="en-US"/>
        </w:rPr>
        <w:t xml:space="preserve">rade-offs between yield and </w:t>
      </w:r>
      <w:r w:rsidR="00ED2E86" w:rsidRPr="00DAF985">
        <w:rPr>
          <w:rFonts w:ascii="Times New Roman" w:hAnsi="Times New Roman" w:cs="Times New Roman"/>
          <w:sz w:val="24"/>
          <w:szCs w:val="24"/>
          <w:lang w:val="en-US"/>
        </w:rPr>
        <w:t>conservation</w:t>
      </w:r>
      <w:r w:rsidRPr="00DAF985">
        <w:rPr>
          <w:rFonts w:ascii="Times New Roman" w:hAnsi="Times New Roman" w:cs="Times New Roman"/>
          <w:sz w:val="24"/>
          <w:szCs w:val="24"/>
          <w:lang w:val="en-US"/>
        </w:rPr>
        <w:t xml:space="preserve"> objectives. </w:t>
      </w:r>
    </w:p>
    <w:p w14:paraId="4B7A37A5" w14:textId="77777777" w:rsidR="00D1344E" w:rsidRDefault="00D1344E">
      <w:pPr>
        <w:spacing w:line="480" w:lineRule="auto"/>
        <w:rPr>
          <w:rFonts w:ascii="Times New Roman" w:hAnsi="Times New Roman" w:cs="Times New Roman"/>
          <w:sz w:val="24"/>
          <w:szCs w:val="24"/>
        </w:rPr>
      </w:pPr>
    </w:p>
    <w:p w14:paraId="1445ECB6" w14:textId="76F051E1" w:rsidR="00D1344E" w:rsidRDefault="009F60AD" w:rsidP="00D4281D">
      <w:pPr>
        <w:spacing w:line="480" w:lineRule="auto"/>
        <w:rPr>
          <w:rFonts w:ascii="Times New Roman" w:hAnsi="Times New Roman" w:cs="Times New Roman"/>
          <w:sz w:val="24"/>
          <w:szCs w:val="24"/>
          <w:lang w:val="en-US"/>
        </w:rPr>
      </w:pPr>
      <w:r w:rsidRPr="00D4281D">
        <w:rPr>
          <w:rFonts w:ascii="Times New Roman" w:hAnsi="Times New Roman" w:cs="Times New Roman"/>
          <w:sz w:val="24"/>
          <w:szCs w:val="24"/>
          <w:lang w:val="en-US"/>
        </w:rPr>
        <w:t xml:space="preserve">For the </w:t>
      </w:r>
      <w:r w:rsidR="008030DB">
        <w:rPr>
          <w:rFonts w:ascii="Times New Roman" w:hAnsi="Times New Roman" w:cs="Times New Roman"/>
          <w:sz w:val="24"/>
          <w:szCs w:val="24"/>
          <w:lang w:val="en-US"/>
        </w:rPr>
        <w:t>Halibut</w:t>
      </w:r>
      <w:r w:rsidRPr="00D4281D">
        <w:rPr>
          <w:rFonts w:ascii="Times New Roman" w:hAnsi="Times New Roman" w:cs="Times New Roman"/>
          <w:sz w:val="24"/>
          <w:szCs w:val="24"/>
          <w:lang w:val="en-US"/>
        </w:rPr>
        <w:t xml:space="preserve"> and </w:t>
      </w:r>
      <w:r w:rsidR="008030DB">
        <w:rPr>
          <w:rFonts w:ascii="Times New Roman" w:hAnsi="Times New Roman" w:cs="Times New Roman"/>
          <w:sz w:val="24"/>
          <w:szCs w:val="24"/>
          <w:lang w:val="en-US"/>
        </w:rPr>
        <w:t>Black Rockfish</w:t>
      </w:r>
      <w:r w:rsidR="00D1344E" w:rsidRPr="00D4281D">
        <w:rPr>
          <w:rFonts w:ascii="Times New Roman" w:hAnsi="Times New Roman" w:cs="Times New Roman"/>
          <w:sz w:val="24"/>
          <w:szCs w:val="24"/>
          <w:lang w:val="en-US"/>
        </w:rPr>
        <w:t xml:space="preserve"> stocks, regulating fishing effort provided a more desirable trade-off among long</w:t>
      </w:r>
      <w:r w:rsidR="00AA6045" w:rsidRPr="00D4281D">
        <w:rPr>
          <w:rFonts w:ascii="Times New Roman" w:hAnsi="Times New Roman" w:cs="Times New Roman"/>
          <w:sz w:val="24"/>
          <w:szCs w:val="24"/>
          <w:lang w:val="en-US"/>
        </w:rPr>
        <w:t>-</w:t>
      </w:r>
      <w:r w:rsidR="00D1344E" w:rsidRPr="00D4281D">
        <w:rPr>
          <w:rFonts w:ascii="Times New Roman" w:hAnsi="Times New Roman" w:cs="Times New Roman"/>
          <w:sz w:val="24"/>
          <w:szCs w:val="24"/>
          <w:lang w:val="en-US"/>
        </w:rPr>
        <w:t xml:space="preserve">term yield and conservation outcomes. </w:t>
      </w:r>
      <w:r w:rsidR="00901C7D" w:rsidRPr="00D4281D">
        <w:rPr>
          <w:rFonts w:ascii="Times New Roman" w:hAnsi="Times New Roman" w:cs="Times New Roman"/>
          <w:sz w:val="24"/>
          <w:szCs w:val="24"/>
          <w:lang w:val="en-US"/>
        </w:rPr>
        <w:t>However, t</w:t>
      </w:r>
      <w:r w:rsidR="00D1344E" w:rsidRPr="00D4281D">
        <w:rPr>
          <w:rFonts w:ascii="Times New Roman" w:hAnsi="Times New Roman" w:cs="Times New Roman"/>
          <w:sz w:val="24"/>
          <w:szCs w:val="24"/>
          <w:lang w:val="en-US"/>
        </w:rPr>
        <w:t xml:space="preserve">his was much more pronounced for </w:t>
      </w:r>
      <w:r w:rsidR="008030DB">
        <w:rPr>
          <w:rFonts w:ascii="Times New Roman" w:hAnsi="Times New Roman" w:cs="Times New Roman"/>
          <w:sz w:val="24"/>
          <w:szCs w:val="24"/>
          <w:lang w:val="en-US"/>
        </w:rPr>
        <w:t>Black Rockfish</w:t>
      </w:r>
      <w:r w:rsidR="00D1344E" w:rsidRPr="00D4281D">
        <w:rPr>
          <w:rFonts w:ascii="Times New Roman" w:hAnsi="Times New Roman" w:cs="Times New Roman"/>
          <w:sz w:val="24"/>
          <w:szCs w:val="24"/>
          <w:lang w:val="en-US"/>
        </w:rPr>
        <w:t xml:space="preserve"> with larger reductions in yield required by bag limits to obtain the same conservation benefits as effort control. Assuming constant fishing efficiency, a constant effort policy provides a consistent exploitation level</w:t>
      </w:r>
      <w:r w:rsidR="001728AB">
        <w:rPr>
          <w:rFonts w:ascii="Times New Roman" w:hAnsi="Times New Roman" w:cs="Times New Roman"/>
          <w:sz w:val="24"/>
          <w:szCs w:val="24"/>
          <w:lang w:val="en-US"/>
        </w:rPr>
        <w:t>, throttling</w:t>
      </w:r>
      <w:r w:rsidR="00D1344E" w:rsidRPr="00D4281D">
        <w:rPr>
          <w:rFonts w:ascii="Times New Roman" w:hAnsi="Times New Roman" w:cs="Times New Roman"/>
          <w:sz w:val="24"/>
          <w:szCs w:val="24"/>
          <w:lang w:val="en-US"/>
        </w:rPr>
        <w:t xml:space="preserve"> catches in proportion to stock size</w:t>
      </w:r>
      <w:r w:rsidR="001728AB">
        <w:rPr>
          <w:rFonts w:ascii="Times New Roman" w:hAnsi="Times New Roman" w:cs="Times New Roman"/>
          <w:sz w:val="24"/>
          <w:szCs w:val="24"/>
          <w:lang w:val="en-US"/>
        </w:rPr>
        <w:t>. This behavior</w:t>
      </w:r>
      <w:r w:rsidR="00D1344E" w:rsidRPr="00D4281D">
        <w:rPr>
          <w:rFonts w:ascii="Times New Roman" w:hAnsi="Times New Roman" w:cs="Times New Roman"/>
          <w:sz w:val="24"/>
          <w:szCs w:val="24"/>
          <w:lang w:val="en-US"/>
        </w:rPr>
        <w:t xml:space="preserve"> contrast</w:t>
      </w:r>
      <w:r w:rsidR="005252DE">
        <w:rPr>
          <w:rFonts w:ascii="Times New Roman" w:hAnsi="Times New Roman" w:cs="Times New Roman"/>
          <w:sz w:val="24"/>
          <w:szCs w:val="24"/>
          <w:lang w:val="en-US"/>
        </w:rPr>
        <w:t>ing</w:t>
      </w:r>
      <w:r w:rsidR="00D1344E" w:rsidRPr="00D4281D">
        <w:rPr>
          <w:rFonts w:ascii="Times New Roman" w:hAnsi="Times New Roman" w:cs="Times New Roman"/>
          <w:sz w:val="24"/>
          <w:szCs w:val="24"/>
          <w:lang w:val="en-US"/>
        </w:rPr>
        <w:t xml:space="preserve"> </w:t>
      </w:r>
      <w:r w:rsidR="006B73D8">
        <w:rPr>
          <w:rFonts w:ascii="Times New Roman" w:hAnsi="Times New Roman" w:cs="Times New Roman"/>
          <w:sz w:val="24"/>
          <w:szCs w:val="24"/>
          <w:lang w:val="en-US"/>
        </w:rPr>
        <w:t xml:space="preserve">with </w:t>
      </w:r>
      <w:r w:rsidR="00D1344E" w:rsidRPr="00D4281D">
        <w:rPr>
          <w:rFonts w:ascii="Times New Roman" w:hAnsi="Times New Roman" w:cs="Times New Roman"/>
          <w:sz w:val="24"/>
          <w:szCs w:val="24"/>
          <w:lang w:val="en-US"/>
        </w:rPr>
        <w:t xml:space="preserve">the more biologically risky behavior of </w:t>
      </w:r>
      <w:r w:rsidR="008722D9">
        <w:rPr>
          <w:rFonts w:ascii="Times New Roman" w:hAnsi="Times New Roman" w:cs="Times New Roman"/>
          <w:sz w:val="24"/>
          <w:szCs w:val="24"/>
          <w:lang w:val="en-US"/>
        </w:rPr>
        <w:t>bag limit</w:t>
      </w:r>
      <w:r w:rsidR="00D1344E" w:rsidRPr="00D4281D">
        <w:rPr>
          <w:rFonts w:ascii="Times New Roman" w:hAnsi="Times New Roman" w:cs="Times New Roman"/>
          <w:sz w:val="24"/>
          <w:szCs w:val="24"/>
          <w:lang w:val="en-US"/>
        </w:rPr>
        <w:t>s described above</w:t>
      </w:r>
      <w:r w:rsidR="00F92A75">
        <w:rPr>
          <w:rFonts w:ascii="Times New Roman" w:hAnsi="Times New Roman" w:cs="Times New Roman"/>
          <w:sz w:val="24"/>
          <w:szCs w:val="24"/>
          <w:lang w:val="en-US"/>
        </w:rPr>
        <w:t xml:space="preserve"> and</w:t>
      </w:r>
      <w:r w:rsidR="005252DE">
        <w:rPr>
          <w:rFonts w:ascii="Times New Roman" w:hAnsi="Times New Roman" w:cs="Times New Roman"/>
          <w:sz w:val="24"/>
          <w:szCs w:val="24"/>
          <w:lang w:val="en-US"/>
        </w:rPr>
        <w:t xml:space="preserve"> </w:t>
      </w:r>
      <w:r w:rsidR="00D1344E" w:rsidRPr="00D4281D">
        <w:rPr>
          <w:rFonts w:ascii="Times New Roman" w:hAnsi="Times New Roman" w:cs="Times New Roman"/>
          <w:sz w:val="24"/>
          <w:szCs w:val="24"/>
          <w:lang w:val="en-US"/>
        </w:rPr>
        <w:t>further underlin</w:t>
      </w:r>
      <w:r w:rsidR="00F92A75">
        <w:rPr>
          <w:rFonts w:ascii="Times New Roman" w:hAnsi="Times New Roman" w:cs="Times New Roman"/>
          <w:sz w:val="24"/>
          <w:szCs w:val="24"/>
          <w:lang w:val="en-US"/>
        </w:rPr>
        <w:t>es</w:t>
      </w:r>
      <w:r w:rsidR="00D1344E" w:rsidRPr="00D4281D">
        <w:rPr>
          <w:rFonts w:ascii="Times New Roman" w:hAnsi="Times New Roman" w:cs="Times New Roman"/>
          <w:sz w:val="24"/>
          <w:szCs w:val="24"/>
          <w:lang w:val="en-US"/>
        </w:rPr>
        <w:t xml:space="preserve"> that </w:t>
      </w:r>
      <w:r w:rsidR="008722D9">
        <w:rPr>
          <w:rFonts w:ascii="Times New Roman" w:hAnsi="Times New Roman" w:cs="Times New Roman"/>
          <w:sz w:val="24"/>
          <w:szCs w:val="24"/>
          <w:lang w:val="en-US"/>
        </w:rPr>
        <w:t>bag limit</w:t>
      </w:r>
      <w:r w:rsidR="00D1344E" w:rsidRPr="00D4281D">
        <w:rPr>
          <w:rFonts w:ascii="Times New Roman" w:hAnsi="Times New Roman" w:cs="Times New Roman"/>
          <w:sz w:val="24"/>
          <w:szCs w:val="24"/>
          <w:lang w:val="en-US"/>
        </w:rPr>
        <w:t xml:space="preserve"> regulations should not be viewed as a </w:t>
      </w:r>
      <w:r w:rsidR="000647F5" w:rsidRPr="00D4281D">
        <w:rPr>
          <w:rFonts w:ascii="Times New Roman" w:hAnsi="Times New Roman" w:cs="Times New Roman"/>
          <w:sz w:val="24"/>
          <w:szCs w:val="24"/>
          <w:lang w:val="en-US"/>
        </w:rPr>
        <w:t>guard</w:t>
      </w:r>
      <w:r w:rsidR="00D1344E" w:rsidRPr="00D4281D">
        <w:rPr>
          <w:rFonts w:ascii="Times New Roman" w:hAnsi="Times New Roman" w:cs="Times New Roman"/>
          <w:sz w:val="24"/>
          <w:szCs w:val="24"/>
          <w:lang w:val="en-US"/>
        </w:rPr>
        <w:t xml:space="preserve"> against chronic overexploitation</w:t>
      </w:r>
      <w:r w:rsidR="72BFBBBA" w:rsidRPr="00D4281D">
        <w:rPr>
          <w:rFonts w:ascii="Times New Roman" w:hAnsi="Times New Roman" w:cs="Times New Roman"/>
          <w:sz w:val="24"/>
          <w:szCs w:val="24"/>
          <w:lang w:val="en-US"/>
        </w:rPr>
        <w:t>,</w:t>
      </w:r>
      <w:r w:rsidR="00D1344E" w:rsidRPr="00D4281D">
        <w:rPr>
          <w:rFonts w:ascii="Times New Roman" w:hAnsi="Times New Roman" w:cs="Times New Roman"/>
          <w:sz w:val="24"/>
          <w:szCs w:val="24"/>
          <w:lang w:val="en-US"/>
        </w:rPr>
        <w:t xml:space="preserve"> particular</w:t>
      </w:r>
      <w:r w:rsidR="6407D0E5" w:rsidRPr="00D4281D">
        <w:rPr>
          <w:rFonts w:ascii="Times New Roman" w:hAnsi="Times New Roman" w:cs="Times New Roman"/>
          <w:sz w:val="24"/>
          <w:szCs w:val="24"/>
          <w:lang w:val="en-US"/>
        </w:rPr>
        <w:t>ly</w:t>
      </w:r>
      <w:r w:rsidR="00D1344E" w:rsidRPr="00D4281D">
        <w:rPr>
          <w:rFonts w:ascii="Times New Roman" w:hAnsi="Times New Roman" w:cs="Times New Roman"/>
          <w:sz w:val="24"/>
          <w:szCs w:val="24"/>
          <w:lang w:val="en-US"/>
        </w:rPr>
        <w:t xml:space="preserve"> in cases where the stock is already considered to be subject to overfishing. </w:t>
      </w:r>
      <w:r w:rsidR="004F38BC" w:rsidRPr="00D4281D">
        <w:rPr>
          <w:rFonts w:ascii="Times New Roman" w:hAnsi="Times New Roman" w:cs="Times New Roman"/>
          <w:sz w:val="24"/>
          <w:szCs w:val="24"/>
          <w:lang w:val="en-US"/>
        </w:rPr>
        <w:t xml:space="preserve">Fortunately, </w:t>
      </w:r>
      <w:r w:rsidR="002D40E1" w:rsidRPr="00D4281D">
        <w:rPr>
          <w:rFonts w:ascii="Times New Roman" w:hAnsi="Times New Roman" w:cs="Times New Roman"/>
          <w:sz w:val="24"/>
          <w:szCs w:val="24"/>
          <w:lang w:val="en-US"/>
        </w:rPr>
        <w:t xml:space="preserve">while not arising from </w:t>
      </w:r>
      <w:r w:rsidR="00195182" w:rsidRPr="00D4281D">
        <w:rPr>
          <w:rFonts w:ascii="Times New Roman" w:hAnsi="Times New Roman" w:cs="Times New Roman"/>
          <w:sz w:val="24"/>
          <w:szCs w:val="24"/>
          <w:lang w:val="en-US"/>
        </w:rPr>
        <w:t xml:space="preserve">dynamic modeling of bag limits, CDFW managers have historically understood </w:t>
      </w:r>
      <w:r w:rsidR="00B22827" w:rsidRPr="00D4281D">
        <w:rPr>
          <w:rFonts w:ascii="Times New Roman" w:hAnsi="Times New Roman" w:cs="Times New Roman"/>
          <w:sz w:val="24"/>
          <w:szCs w:val="24"/>
          <w:lang w:val="en-US"/>
        </w:rPr>
        <w:t>th</w:t>
      </w:r>
      <w:r w:rsidR="00332BD3" w:rsidRPr="00D4281D">
        <w:rPr>
          <w:rFonts w:ascii="Times New Roman" w:hAnsi="Times New Roman" w:cs="Times New Roman"/>
          <w:sz w:val="24"/>
          <w:szCs w:val="24"/>
          <w:lang w:val="en-US"/>
        </w:rPr>
        <w:t xml:space="preserve">is dynamic. </w:t>
      </w:r>
      <w:r w:rsidR="008030DB">
        <w:rPr>
          <w:rFonts w:ascii="Times New Roman" w:hAnsi="Times New Roman" w:cs="Times New Roman"/>
          <w:sz w:val="24"/>
          <w:szCs w:val="24"/>
          <w:lang w:val="en-US"/>
        </w:rPr>
        <w:t>Black Rockfish</w:t>
      </w:r>
      <w:r w:rsidR="00B05295" w:rsidRPr="00D4281D">
        <w:rPr>
          <w:rFonts w:ascii="Times New Roman" w:hAnsi="Times New Roman" w:cs="Times New Roman"/>
          <w:sz w:val="24"/>
          <w:szCs w:val="24"/>
          <w:lang w:val="en-US"/>
        </w:rPr>
        <w:t xml:space="preserve"> are</w:t>
      </w:r>
      <w:r w:rsidR="00583CC1" w:rsidRPr="00D4281D">
        <w:rPr>
          <w:rFonts w:ascii="Times New Roman" w:hAnsi="Times New Roman" w:cs="Times New Roman"/>
          <w:sz w:val="24"/>
          <w:szCs w:val="24"/>
          <w:lang w:val="en-US"/>
        </w:rPr>
        <w:t xml:space="preserve"> within a multi-species rockfish complex</w:t>
      </w:r>
      <w:r w:rsidR="00BA2159" w:rsidRPr="00D4281D">
        <w:rPr>
          <w:rFonts w:ascii="Times New Roman" w:hAnsi="Times New Roman" w:cs="Times New Roman"/>
          <w:sz w:val="24"/>
          <w:szCs w:val="24"/>
          <w:lang w:val="en-US"/>
        </w:rPr>
        <w:t xml:space="preserve"> that is managed with rules applying to the complex as a whole. Managers have applied </w:t>
      </w:r>
      <w:r w:rsidR="00E31DE6" w:rsidRPr="00D4281D">
        <w:rPr>
          <w:rFonts w:ascii="Times New Roman" w:hAnsi="Times New Roman" w:cs="Times New Roman"/>
          <w:sz w:val="24"/>
          <w:szCs w:val="24"/>
          <w:lang w:val="en-US"/>
        </w:rPr>
        <w:t>season</w:t>
      </w:r>
      <w:r w:rsidR="00BA2159" w:rsidRPr="00D4281D">
        <w:rPr>
          <w:rFonts w:ascii="Times New Roman" w:hAnsi="Times New Roman" w:cs="Times New Roman"/>
          <w:sz w:val="24"/>
          <w:szCs w:val="24"/>
          <w:lang w:val="en-US"/>
        </w:rPr>
        <w:t xml:space="preserve"> and depth restrictions </w:t>
      </w:r>
      <w:r w:rsidR="00DF0B9C" w:rsidRPr="00D4281D">
        <w:rPr>
          <w:rFonts w:ascii="Times New Roman" w:hAnsi="Times New Roman" w:cs="Times New Roman"/>
          <w:sz w:val="24"/>
          <w:szCs w:val="24"/>
          <w:lang w:val="en-US"/>
        </w:rPr>
        <w:t xml:space="preserve">when larger reductions in catch are needed, with the understanding that these </w:t>
      </w:r>
      <w:r w:rsidR="0093435A" w:rsidRPr="00D4281D">
        <w:rPr>
          <w:rFonts w:ascii="Times New Roman" w:hAnsi="Times New Roman" w:cs="Times New Roman"/>
          <w:sz w:val="24"/>
          <w:szCs w:val="24"/>
          <w:lang w:val="en-US"/>
        </w:rPr>
        <w:t xml:space="preserve">rules impact the complex as a whole and can </w:t>
      </w:r>
      <w:r w:rsidR="00366224" w:rsidRPr="00D4281D">
        <w:rPr>
          <w:rFonts w:ascii="Times New Roman" w:hAnsi="Times New Roman" w:cs="Times New Roman"/>
          <w:sz w:val="24"/>
          <w:szCs w:val="24"/>
          <w:lang w:val="en-US"/>
        </w:rPr>
        <w:t>needlessly reduce catches of healthier stocks. Sub-bag limits have been applied when minor adjustments to catch are ne</w:t>
      </w:r>
      <w:r w:rsidR="00B14412" w:rsidRPr="00D4281D">
        <w:rPr>
          <w:rFonts w:ascii="Times New Roman" w:hAnsi="Times New Roman" w:cs="Times New Roman"/>
          <w:sz w:val="24"/>
          <w:szCs w:val="24"/>
          <w:lang w:val="en-US"/>
        </w:rPr>
        <w:t xml:space="preserve">eded and can be applied to specific species </w:t>
      </w:r>
      <w:r w:rsidR="00E45C47" w:rsidRPr="00D4281D">
        <w:rPr>
          <w:rFonts w:ascii="Times New Roman" w:hAnsi="Times New Roman" w:cs="Times New Roman"/>
          <w:sz w:val="24"/>
          <w:szCs w:val="24"/>
          <w:lang w:val="en-US"/>
        </w:rPr>
        <w:t>within the complex</w:t>
      </w:r>
      <w:r w:rsidR="00B14412" w:rsidRPr="00D4281D">
        <w:rPr>
          <w:rFonts w:ascii="Times New Roman" w:hAnsi="Times New Roman" w:cs="Times New Roman"/>
          <w:sz w:val="24"/>
          <w:szCs w:val="24"/>
          <w:lang w:val="en-US"/>
        </w:rPr>
        <w:t xml:space="preserve">. </w:t>
      </w:r>
      <w:r w:rsidR="00C71CFF" w:rsidRPr="00D4281D">
        <w:rPr>
          <w:rFonts w:ascii="Times New Roman" w:hAnsi="Times New Roman" w:cs="Times New Roman"/>
          <w:sz w:val="24"/>
          <w:szCs w:val="24"/>
          <w:lang w:val="en-US"/>
        </w:rPr>
        <w:t xml:space="preserve">Clear separation </w:t>
      </w:r>
      <w:r w:rsidR="00FD4F14" w:rsidRPr="00D4281D">
        <w:rPr>
          <w:rFonts w:ascii="Times New Roman" w:hAnsi="Times New Roman" w:cs="Times New Roman"/>
          <w:sz w:val="24"/>
          <w:szCs w:val="24"/>
          <w:lang w:val="en-US"/>
        </w:rPr>
        <w:t xml:space="preserve">in the </w:t>
      </w:r>
      <w:r w:rsidR="00730119" w:rsidRPr="00D4281D">
        <w:rPr>
          <w:rFonts w:ascii="Times New Roman" w:hAnsi="Times New Roman" w:cs="Times New Roman"/>
          <w:sz w:val="24"/>
          <w:szCs w:val="24"/>
          <w:lang w:val="en-US"/>
        </w:rPr>
        <w:t xml:space="preserve">catch and release rate relationships for </w:t>
      </w:r>
      <w:r w:rsidR="008030DB">
        <w:rPr>
          <w:rFonts w:ascii="Times New Roman" w:hAnsi="Times New Roman" w:cs="Times New Roman"/>
          <w:sz w:val="24"/>
          <w:szCs w:val="24"/>
          <w:lang w:val="en-US"/>
        </w:rPr>
        <w:t>Black Rockfish</w:t>
      </w:r>
      <w:r w:rsidR="00730119" w:rsidRPr="00D4281D">
        <w:rPr>
          <w:rFonts w:ascii="Times New Roman" w:hAnsi="Times New Roman" w:cs="Times New Roman"/>
          <w:sz w:val="24"/>
          <w:szCs w:val="24"/>
          <w:lang w:val="en-US"/>
        </w:rPr>
        <w:t xml:space="preserve"> in the historical data under </w:t>
      </w:r>
      <w:r w:rsidR="005252DE">
        <w:rPr>
          <w:rFonts w:ascii="Times New Roman" w:hAnsi="Times New Roman" w:cs="Times New Roman"/>
          <w:sz w:val="24"/>
          <w:szCs w:val="24"/>
          <w:lang w:val="en-US"/>
        </w:rPr>
        <w:t>various</w:t>
      </w:r>
      <w:r w:rsidR="005252DE" w:rsidRPr="00D4281D">
        <w:rPr>
          <w:rFonts w:ascii="Times New Roman" w:hAnsi="Times New Roman" w:cs="Times New Roman"/>
          <w:sz w:val="24"/>
          <w:szCs w:val="24"/>
          <w:lang w:val="en-US"/>
        </w:rPr>
        <w:t xml:space="preserve"> </w:t>
      </w:r>
      <w:r w:rsidR="00730119" w:rsidRPr="00D4281D">
        <w:rPr>
          <w:rFonts w:ascii="Times New Roman" w:hAnsi="Times New Roman" w:cs="Times New Roman"/>
          <w:sz w:val="24"/>
          <w:szCs w:val="24"/>
          <w:lang w:val="en-US"/>
        </w:rPr>
        <w:t>bag limits (Figure 7) illustrates</w:t>
      </w:r>
      <w:r w:rsidR="00871696" w:rsidRPr="00D4281D">
        <w:rPr>
          <w:rFonts w:ascii="Times New Roman" w:hAnsi="Times New Roman" w:cs="Times New Roman"/>
          <w:sz w:val="24"/>
          <w:szCs w:val="24"/>
          <w:lang w:val="en-US"/>
        </w:rPr>
        <w:t xml:space="preserve"> that these adjustments have </w:t>
      </w:r>
      <w:del w:id="190" w:author="Thomas Carruthers" w:date="2026-04-27T16:17:00Z" w16du:dateUtc="2026-04-27T23:17:00Z">
        <w:r w:rsidR="00F56EDE" w:rsidRPr="00D4281D" w:rsidDel="00502C75">
          <w:rPr>
            <w:rFonts w:ascii="Times New Roman" w:hAnsi="Times New Roman" w:cs="Times New Roman"/>
            <w:sz w:val="24"/>
            <w:szCs w:val="24"/>
            <w:lang w:val="en-US"/>
          </w:rPr>
          <w:delText>successfully altered angler behavior</w:delText>
        </w:r>
      </w:del>
      <w:ins w:id="191" w:author="Thomas Carruthers" w:date="2026-04-27T16:18:00Z" w16du:dateUtc="2026-04-27T23:18:00Z">
        <w:r w:rsidR="00502C75">
          <w:rPr>
            <w:rFonts w:ascii="Times New Roman" w:hAnsi="Times New Roman" w:cs="Times New Roman"/>
            <w:sz w:val="24"/>
            <w:szCs w:val="24"/>
            <w:lang w:val="en-US"/>
          </w:rPr>
          <w:t xml:space="preserve"> </w:t>
        </w:r>
        <w:proofErr w:type="spellStart"/>
        <w:r w:rsidR="00502C75">
          <w:rPr>
            <w:rFonts w:ascii="Times New Roman" w:hAnsi="Times New Roman" w:cs="Times New Roman"/>
            <w:sz w:val="24"/>
            <w:szCs w:val="24"/>
            <w:lang w:val="en-US"/>
          </w:rPr>
          <w:t>have</w:t>
        </w:r>
        <w:proofErr w:type="spellEnd"/>
        <w:r w:rsidR="00502C75">
          <w:rPr>
            <w:rFonts w:ascii="Times New Roman" w:hAnsi="Times New Roman" w:cs="Times New Roman"/>
            <w:sz w:val="24"/>
            <w:szCs w:val="24"/>
            <w:lang w:val="en-US"/>
          </w:rPr>
          <w:t xml:space="preserve"> </w:t>
        </w:r>
      </w:ins>
      <w:ins w:id="192" w:author="Thomas Carruthers" w:date="2026-04-27T16:17:00Z" w16du:dateUtc="2026-04-27T23:17:00Z">
        <w:r w:rsidR="00502C75">
          <w:rPr>
            <w:rFonts w:ascii="Times New Roman" w:hAnsi="Times New Roman" w:cs="Times New Roman"/>
            <w:sz w:val="24"/>
            <w:szCs w:val="24"/>
            <w:lang w:val="en-US"/>
          </w:rPr>
          <w:t>be</w:t>
        </w:r>
      </w:ins>
      <w:ins w:id="193" w:author="Thomas Carruthers" w:date="2026-04-27T16:18:00Z" w16du:dateUtc="2026-04-27T23:18:00Z">
        <w:r w:rsidR="00502C75">
          <w:rPr>
            <w:rFonts w:ascii="Times New Roman" w:hAnsi="Times New Roman" w:cs="Times New Roman"/>
            <w:sz w:val="24"/>
            <w:szCs w:val="24"/>
            <w:lang w:val="en-US"/>
          </w:rPr>
          <w:t>en impactful</w:t>
        </w:r>
      </w:ins>
      <w:r w:rsidR="00311ED3" w:rsidRPr="00D4281D">
        <w:rPr>
          <w:rFonts w:ascii="Times New Roman" w:hAnsi="Times New Roman" w:cs="Times New Roman"/>
          <w:sz w:val="24"/>
          <w:szCs w:val="24"/>
          <w:lang w:val="en-US"/>
        </w:rPr>
        <w:t xml:space="preserve"> given sufficient </w:t>
      </w:r>
      <w:r w:rsidR="005C2380" w:rsidRPr="00D4281D">
        <w:rPr>
          <w:rFonts w:ascii="Times New Roman" w:hAnsi="Times New Roman" w:cs="Times New Roman"/>
          <w:sz w:val="24"/>
          <w:szCs w:val="24"/>
          <w:lang w:val="en-US"/>
        </w:rPr>
        <w:t xml:space="preserve">stock </w:t>
      </w:r>
      <w:r w:rsidR="005C2380" w:rsidRPr="00D4281D">
        <w:rPr>
          <w:rFonts w:ascii="Times New Roman" w:hAnsi="Times New Roman" w:cs="Times New Roman"/>
          <w:sz w:val="24"/>
          <w:szCs w:val="24"/>
          <w:lang w:val="en-US"/>
        </w:rPr>
        <w:lastRenderedPageBreak/>
        <w:t>abundance</w:t>
      </w:r>
      <w:r w:rsidR="00F56EDE" w:rsidRPr="00D4281D">
        <w:rPr>
          <w:rFonts w:ascii="Times New Roman" w:hAnsi="Times New Roman" w:cs="Times New Roman"/>
          <w:sz w:val="24"/>
          <w:szCs w:val="24"/>
          <w:lang w:val="en-US"/>
        </w:rPr>
        <w:t>.</w:t>
      </w:r>
      <w:r w:rsidR="005C2380" w:rsidRPr="00D4281D">
        <w:rPr>
          <w:rFonts w:ascii="Times New Roman" w:hAnsi="Times New Roman" w:cs="Times New Roman"/>
          <w:sz w:val="24"/>
          <w:szCs w:val="24"/>
          <w:lang w:val="en-US"/>
        </w:rPr>
        <w:t xml:space="preserve"> The visibility of these patterns in the CPFV logbook data also illustrates the high quality of the data set.</w:t>
      </w:r>
      <w:r w:rsidR="00C90321">
        <w:rPr>
          <w:rFonts w:ascii="Times New Roman" w:hAnsi="Times New Roman" w:cs="Times New Roman"/>
          <w:sz w:val="24"/>
          <w:szCs w:val="24"/>
          <w:lang w:val="en-US"/>
        </w:rPr>
        <w:t xml:space="preserve">  </w:t>
      </w:r>
    </w:p>
    <w:p w14:paraId="3704D841" w14:textId="77777777" w:rsidR="00B40F27" w:rsidRPr="007E2CD6" w:rsidRDefault="00B40F27">
      <w:pPr>
        <w:spacing w:line="480" w:lineRule="auto"/>
        <w:rPr>
          <w:rFonts w:ascii="Times New Roman" w:hAnsi="Times New Roman" w:cs="Times New Roman"/>
          <w:sz w:val="24"/>
          <w:szCs w:val="24"/>
        </w:rPr>
      </w:pPr>
    </w:p>
    <w:p w14:paraId="4FE91419" w14:textId="3FCF44B8" w:rsidR="00B40F27" w:rsidRDefault="009F795B" w:rsidP="2E7551DE">
      <w:pPr>
        <w:spacing w:line="480" w:lineRule="auto"/>
        <w:rPr>
          <w:rFonts w:ascii="Times New Roman" w:hAnsi="Times New Roman" w:cs="Times New Roman"/>
          <w:sz w:val="24"/>
          <w:szCs w:val="24"/>
          <w:lang w:val="en-US"/>
        </w:rPr>
      </w:pPr>
      <w:r w:rsidRPr="5DDF7D93">
        <w:rPr>
          <w:rFonts w:ascii="Times New Roman" w:hAnsi="Times New Roman" w:cs="Times New Roman"/>
          <w:sz w:val="24"/>
          <w:szCs w:val="24"/>
          <w:lang w:val="en-US"/>
        </w:rPr>
        <w:t xml:space="preserve">Projections of </w:t>
      </w:r>
      <w:r w:rsidR="008030DB">
        <w:rPr>
          <w:rFonts w:ascii="Times New Roman" w:hAnsi="Times New Roman" w:cs="Times New Roman"/>
          <w:sz w:val="24"/>
          <w:szCs w:val="24"/>
          <w:lang w:val="en-US"/>
        </w:rPr>
        <w:t>Halibut</w:t>
      </w:r>
      <w:r w:rsidRPr="5DDF7D93">
        <w:rPr>
          <w:rFonts w:ascii="Times New Roman" w:hAnsi="Times New Roman" w:cs="Times New Roman"/>
          <w:sz w:val="24"/>
          <w:szCs w:val="24"/>
          <w:lang w:val="en-US"/>
        </w:rPr>
        <w:t xml:space="preserve"> operating models for the </w:t>
      </w:r>
      <w:r w:rsidR="004946ED" w:rsidRPr="5DDF7D93">
        <w:rPr>
          <w:rFonts w:ascii="Times New Roman" w:hAnsi="Times New Roman" w:cs="Times New Roman"/>
          <w:sz w:val="24"/>
          <w:szCs w:val="24"/>
          <w:lang w:val="en-US"/>
        </w:rPr>
        <w:t xml:space="preserve">northern management area </w:t>
      </w:r>
      <w:r w:rsidRPr="5DDF7D93">
        <w:rPr>
          <w:rFonts w:ascii="Times New Roman" w:hAnsi="Times New Roman" w:cs="Times New Roman"/>
          <w:sz w:val="24"/>
          <w:szCs w:val="24"/>
          <w:lang w:val="en-US"/>
        </w:rPr>
        <w:t>suggest that</w:t>
      </w:r>
      <w:r w:rsidR="004946ED" w:rsidRPr="5DDF7D93">
        <w:rPr>
          <w:rFonts w:ascii="Times New Roman" w:hAnsi="Times New Roman" w:cs="Times New Roman"/>
          <w:sz w:val="24"/>
          <w:szCs w:val="24"/>
          <w:lang w:val="en-US"/>
        </w:rPr>
        <w:t xml:space="preserve"> current </w:t>
      </w:r>
      <w:r w:rsidR="008030DB">
        <w:rPr>
          <w:rFonts w:ascii="Times New Roman" w:hAnsi="Times New Roman" w:cs="Times New Roman"/>
          <w:sz w:val="24"/>
          <w:szCs w:val="24"/>
          <w:lang w:val="en-US"/>
        </w:rPr>
        <w:t>Halibut</w:t>
      </w:r>
      <w:r w:rsidR="004946ED" w:rsidRPr="5DDF7D93">
        <w:rPr>
          <w:rFonts w:ascii="Times New Roman" w:hAnsi="Times New Roman" w:cs="Times New Roman"/>
          <w:sz w:val="24"/>
          <w:szCs w:val="24"/>
          <w:lang w:val="en-US"/>
        </w:rPr>
        <w:t xml:space="preserve"> regulations (bag limit of </w:t>
      </w:r>
      <w:r w:rsidR="00D877A5" w:rsidRPr="5DDF7D93">
        <w:rPr>
          <w:rFonts w:ascii="Times New Roman" w:hAnsi="Times New Roman" w:cs="Times New Roman"/>
          <w:sz w:val="24"/>
          <w:szCs w:val="24"/>
          <w:lang w:val="en-US"/>
        </w:rPr>
        <w:t>2</w:t>
      </w:r>
      <w:r w:rsidR="004946ED" w:rsidRPr="5DDF7D93">
        <w:rPr>
          <w:rFonts w:ascii="Times New Roman" w:hAnsi="Times New Roman" w:cs="Times New Roman"/>
          <w:sz w:val="24"/>
          <w:szCs w:val="24"/>
          <w:lang w:val="en-US"/>
        </w:rPr>
        <w:t xml:space="preserve"> fish, 55 cm minimum size limit) </w:t>
      </w:r>
      <w:r w:rsidRPr="5DDF7D93">
        <w:rPr>
          <w:rFonts w:ascii="Times New Roman" w:hAnsi="Times New Roman" w:cs="Times New Roman"/>
          <w:sz w:val="24"/>
          <w:szCs w:val="24"/>
          <w:lang w:val="en-US"/>
        </w:rPr>
        <w:t>are</w:t>
      </w:r>
      <w:r w:rsidR="004946ED" w:rsidRPr="5DDF7D93">
        <w:rPr>
          <w:rFonts w:ascii="Times New Roman" w:hAnsi="Times New Roman" w:cs="Times New Roman"/>
          <w:sz w:val="24"/>
          <w:szCs w:val="24"/>
          <w:lang w:val="en-US"/>
        </w:rPr>
        <w:t xml:space="preserve"> unlikely to</w:t>
      </w:r>
      <w:r w:rsidRPr="5DDF7D93">
        <w:rPr>
          <w:rFonts w:ascii="Times New Roman" w:hAnsi="Times New Roman" w:cs="Times New Roman"/>
          <w:sz w:val="24"/>
          <w:szCs w:val="24"/>
          <w:lang w:val="en-US"/>
        </w:rPr>
        <w:t xml:space="preserve"> lead to stock depletion bel</w:t>
      </w:r>
      <w:r w:rsidR="004946ED" w:rsidRPr="5DDF7D93">
        <w:rPr>
          <w:rFonts w:ascii="Times New Roman" w:hAnsi="Times New Roman" w:cs="Times New Roman"/>
          <w:sz w:val="24"/>
          <w:szCs w:val="24"/>
          <w:lang w:val="en-US"/>
        </w:rPr>
        <w:t xml:space="preserve">ow BMSY levels. Comparative evaluation of current and alternative minimum size limits for </w:t>
      </w:r>
      <w:r w:rsidR="008030DB">
        <w:rPr>
          <w:rFonts w:ascii="Times New Roman" w:hAnsi="Times New Roman" w:cs="Times New Roman"/>
          <w:sz w:val="24"/>
          <w:szCs w:val="24"/>
          <w:lang w:val="en-US"/>
        </w:rPr>
        <w:t>Halibut</w:t>
      </w:r>
      <w:r w:rsidR="004946ED" w:rsidRPr="5DDF7D93">
        <w:rPr>
          <w:rFonts w:ascii="Times New Roman" w:hAnsi="Times New Roman" w:cs="Times New Roman"/>
          <w:sz w:val="24"/>
          <w:szCs w:val="24"/>
          <w:lang w:val="en-US"/>
        </w:rPr>
        <w:t xml:space="preserve"> suggests that the current minimum size of 55 cm corresponds with</w:t>
      </w:r>
      <w:r w:rsidR="00677E9F" w:rsidRPr="5DDF7D93">
        <w:rPr>
          <w:rFonts w:ascii="Times New Roman" w:hAnsi="Times New Roman" w:cs="Times New Roman"/>
          <w:sz w:val="24"/>
          <w:szCs w:val="24"/>
          <w:lang w:val="en-US"/>
        </w:rPr>
        <w:t xml:space="preserve"> approximately</w:t>
      </w:r>
      <w:r w:rsidR="004946ED" w:rsidRPr="5DDF7D93">
        <w:rPr>
          <w:rFonts w:ascii="Times New Roman" w:hAnsi="Times New Roman" w:cs="Times New Roman"/>
          <w:sz w:val="24"/>
          <w:szCs w:val="24"/>
          <w:lang w:val="en-US"/>
        </w:rPr>
        <w:t xml:space="preserve"> maximum yield at intermediate biological risk. In addition to typical axes of uncertainty such as stock resilience, natural mortality rate and future recruitment strength, additional aspects relevant to the bag limit model should be included in robustness testing </w:t>
      </w:r>
      <w:r w:rsidR="00603F12">
        <w:rPr>
          <w:rFonts w:ascii="Times New Roman" w:hAnsi="Times New Roman" w:cs="Times New Roman"/>
          <w:sz w:val="24"/>
          <w:szCs w:val="24"/>
          <w:lang w:val="en-US"/>
        </w:rPr>
        <w:t xml:space="preserve">of a future </w:t>
      </w:r>
      <w:r w:rsidR="008030DB">
        <w:rPr>
          <w:rFonts w:ascii="Times New Roman" w:hAnsi="Times New Roman" w:cs="Times New Roman"/>
          <w:sz w:val="24"/>
          <w:szCs w:val="24"/>
          <w:lang w:val="en-US"/>
        </w:rPr>
        <w:t>Halibut</w:t>
      </w:r>
      <w:r w:rsidR="00603F12">
        <w:rPr>
          <w:rFonts w:ascii="Times New Roman" w:hAnsi="Times New Roman" w:cs="Times New Roman"/>
          <w:sz w:val="24"/>
          <w:szCs w:val="24"/>
          <w:lang w:val="en-US"/>
        </w:rPr>
        <w:t xml:space="preserve"> MSE </w:t>
      </w:r>
      <w:r w:rsidR="004946ED" w:rsidRPr="5DDF7D93">
        <w:rPr>
          <w:rFonts w:ascii="Times New Roman" w:hAnsi="Times New Roman" w:cs="Times New Roman"/>
          <w:sz w:val="24"/>
          <w:szCs w:val="24"/>
          <w:lang w:val="en-US"/>
        </w:rPr>
        <w:t xml:space="preserve">such as post-release mortality rate and the fraction of overall exploitation by the recreational </w:t>
      </w:r>
      <w:r w:rsidR="000C7414">
        <w:rPr>
          <w:rFonts w:ascii="Times New Roman" w:hAnsi="Times New Roman" w:cs="Times New Roman"/>
          <w:sz w:val="24"/>
          <w:szCs w:val="24"/>
          <w:lang w:val="en-US"/>
        </w:rPr>
        <w:t>sector</w:t>
      </w:r>
      <w:r w:rsidR="004946ED" w:rsidRPr="5DDF7D93">
        <w:rPr>
          <w:rFonts w:ascii="Times New Roman" w:hAnsi="Times New Roman" w:cs="Times New Roman"/>
          <w:sz w:val="24"/>
          <w:szCs w:val="24"/>
          <w:lang w:val="en-US"/>
        </w:rPr>
        <w:t xml:space="preserve">. </w:t>
      </w:r>
    </w:p>
    <w:p w14:paraId="11C77F22" w14:textId="77777777" w:rsidR="003A29FD" w:rsidRDefault="003A29FD">
      <w:pPr>
        <w:spacing w:line="480" w:lineRule="auto"/>
        <w:rPr>
          <w:rFonts w:ascii="Times New Roman" w:hAnsi="Times New Roman" w:cs="Times New Roman"/>
          <w:sz w:val="24"/>
          <w:szCs w:val="24"/>
        </w:rPr>
      </w:pPr>
    </w:p>
    <w:p w14:paraId="4645C147" w14:textId="239B666E" w:rsidR="00B40F27" w:rsidRPr="007E2CD6" w:rsidRDefault="005252DE" w:rsidP="2E7551DE">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To estimate the parameters of the b</w:t>
      </w:r>
      <w:r w:rsidR="0004781C" w:rsidRPr="00DAF985">
        <w:rPr>
          <w:rFonts w:ascii="Times New Roman" w:hAnsi="Times New Roman" w:cs="Times New Roman"/>
          <w:sz w:val="24"/>
          <w:szCs w:val="24"/>
          <w:lang w:val="en-US"/>
        </w:rPr>
        <w:t>ag limit mode</w:t>
      </w:r>
      <w:r w:rsidR="000737DF" w:rsidRPr="00DAF985">
        <w:rPr>
          <w:rFonts w:ascii="Times New Roman" w:hAnsi="Times New Roman" w:cs="Times New Roman"/>
          <w:sz w:val="24"/>
          <w:szCs w:val="24"/>
          <w:lang w:val="en-US"/>
        </w:rPr>
        <w:t xml:space="preserve">l developed </w:t>
      </w:r>
      <w:r>
        <w:rPr>
          <w:rFonts w:ascii="Times New Roman" w:hAnsi="Times New Roman" w:cs="Times New Roman"/>
          <w:sz w:val="24"/>
          <w:szCs w:val="24"/>
          <w:lang w:val="en-US"/>
        </w:rPr>
        <w:t>in this research</w:t>
      </w:r>
      <w:r w:rsidRPr="00DAF98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(and implement it in an MP) </w:t>
      </w:r>
      <w:r w:rsidR="000737DF" w:rsidRPr="00DAF985">
        <w:rPr>
          <w:rFonts w:ascii="Times New Roman" w:hAnsi="Times New Roman" w:cs="Times New Roman"/>
          <w:sz w:val="24"/>
          <w:szCs w:val="24"/>
          <w:lang w:val="en-US"/>
        </w:rPr>
        <w:t>requires sufficient contrast between catch rate and release rate</w:t>
      </w:r>
      <w:r>
        <w:rPr>
          <w:rFonts w:ascii="Times New Roman" w:hAnsi="Times New Roman" w:cs="Times New Roman"/>
          <w:sz w:val="24"/>
          <w:szCs w:val="24"/>
          <w:lang w:val="en-US"/>
        </w:rPr>
        <w:t xml:space="preserve"> data</w:t>
      </w:r>
      <w:r w:rsidR="003D794A" w:rsidRPr="00DAF985">
        <w:rPr>
          <w:rFonts w:ascii="Times New Roman" w:hAnsi="Times New Roman" w:cs="Times New Roman"/>
          <w:sz w:val="24"/>
          <w:szCs w:val="24"/>
          <w:lang w:val="en-US"/>
        </w:rPr>
        <w:t xml:space="preserve">. </w:t>
      </w:r>
      <w:r w:rsidR="00E56268" w:rsidRPr="00DAF985">
        <w:rPr>
          <w:rFonts w:ascii="Times New Roman" w:hAnsi="Times New Roman" w:cs="Times New Roman"/>
          <w:sz w:val="24"/>
          <w:szCs w:val="24"/>
          <w:lang w:val="en-US"/>
        </w:rPr>
        <w:t xml:space="preserve">This may limit its utility in investigating depleted fisheries. </w:t>
      </w:r>
      <w:r w:rsidR="004946ED" w:rsidRPr="00DAF985">
        <w:rPr>
          <w:rFonts w:ascii="Times New Roman" w:hAnsi="Times New Roman" w:cs="Times New Roman"/>
          <w:sz w:val="24"/>
          <w:szCs w:val="24"/>
          <w:lang w:val="en-US"/>
        </w:rPr>
        <w:t xml:space="preserve">The </w:t>
      </w:r>
      <w:r w:rsidR="008030DB">
        <w:rPr>
          <w:rFonts w:ascii="Times New Roman" w:hAnsi="Times New Roman" w:cs="Times New Roman"/>
          <w:sz w:val="24"/>
          <w:szCs w:val="24"/>
          <w:lang w:val="en-US"/>
        </w:rPr>
        <w:t>Halibut</w:t>
      </w:r>
      <w:r w:rsidR="004946ED" w:rsidRPr="00DAF985">
        <w:rPr>
          <w:rFonts w:ascii="Times New Roman" w:hAnsi="Times New Roman" w:cs="Times New Roman"/>
          <w:sz w:val="24"/>
          <w:szCs w:val="24"/>
          <w:lang w:val="en-US"/>
        </w:rPr>
        <w:t xml:space="preserve"> and </w:t>
      </w:r>
      <w:r w:rsidR="008030DB">
        <w:rPr>
          <w:rFonts w:ascii="Times New Roman" w:hAnsi="Times New Roman" w:cs="Times New Roman"/>
          <w:sz w:val="24"/>
          <w:szCs w:val="24"/>
          <w:lang w:val="en-US"/>
        </w:rPr>
        <w:t>Black Rockfish</w:t>
      </w:r>
      <w:r w:rsidR="004946ED" w:rsidRPr="00DAF985">
        <w:rPr>
          <w:rFonts w:ascii="Times New Roman" w:hAnsi="Times New Roman" w:cs="Times New Roman"/>
          <w:sz w:val="24"/>
          <w:szCs w:val="24"/>
          <w:lang w:val="en-US"/>
        </w:rPr>
        <w:t xml:space="preserve"> data for the</w:t>
      </w:r>
      <w:r w:rsidR="003D6ED1" w:rsidRPr="00DAF985">
        <w:rPr>
          <w:rFonts w:ascii="Times New Roman" w:hAnsi="Times New Roman" w:cs="Times New Roman"/>
          <w:sz w:val="24"/>
          <w:szCs w:val="24"/>
          <w:lang w:val="en-US"/>
        </w:rPr>
        <w:t>ir</w:t>
      </w:r>
      <w:r w:rsidR="004946ED" w:rsidRPr="00DAF985">
        <w:rPr>
          <w:rFonts w:ascii="Times New Roman" w:hAnsi="Times New Roman" w:cs="Times New Roman"/>
          <w:sz w:val="24"/>
          <w:szCs w:val="24"/>
          <w:lang w:val="en-US"/>
        </w:rPr>
        <w:t xml:space="preserve"> </w:t>
      </w:r>
      <w:r w:rsidR="006D0F2D" w:rsidRPr="00DAF985">
        <w:rPr>
          <w:rFonts w:ascii="Times New Roman" w:hAnsi="Times New Roman" w:cs="Times New Roman"/>
          <w:sz w:val="24"/>
          <w:szCs w:val="24"/>
          <w:lang w:val="en-US"/>
        </w:rPr>
        <w:t xml:space="preserve">respective </w:t>
      </w:r>
      <w:r w:rsidR="004946ED" w:rsidRPr="00DAF985">
        <w:rPr>
          <w:rFonts w:ascii="Times New Roman" w:hAnsi="Times New Roman" w:cs="Times New Roman"/>
          <w:sz w:val="24"/>
          <w:szCs w:val="24"/>
          <w:lang w:val="en-US"/>
        </w:rPr>
        <w:t>southern management area</w:t>
      </w:r>
      <w:r w:rsidR="006D0F2D" w:rsidRPr="00DAF985">
        <w:rPr>
          <w:rFonts w:ascii="Times New Roman" w:hAnsi="Times New Roman" w:cs="Times New Roman"/>
          <w:sz w:val="24"/>
          <w:szCs w:val="24"/>
          <w:lang w:val="en-US"/>
        </w:rPr>
        <w:t>s</w:t>
      </w:r>
      <w:r w:rsidR="004946ED" w:rsidRPr="00DAF985">
        <w:rPr>
          <w:rFonts w:ascii="Times New Roman" w:hAnsi="Times New Roman" w:cs="Times New Roman"/>
          <w:sz w:val="24"/>
          <w:szCs w:val="24"/>
          <w:lang w:val="en-US"/>
        </w:rPr>
        <w:t xml:space="preserve"> showed </w:t>
      </w:r>
      <w:r w:rsidR="009F795B" w:rsidRPr="00DAF985">
        <w:rPr>
          <w:rFonts w:ascii="Times New Roman" w:hAnsi="Times New Roman" w:cs="Times New Roman"/>
          <w:sz w:val="24"/>
          <w:szCs w:val="24"/>
          <w:lang w:val="en-US"/>
        </w:rPr>
        <w:t>low catch rates</w:t>
      </w:r>
      <w:r w:rsidR="00677E9F" w:rsidRPr="00DAF985">
        <w:rPr>
          <w:rFonts w:ascii="Times New Roman" w:hAnsi="Times New Roman" w:cs="Times New Roman"/>
          <w:sz w:val="24"/>
          <w:szCs w:val="24"/>
          <w:lang w:val="en-US"/>
        </w:rPr>
        <w:t xml:space="preserve"> and </w:t>
      </w:r>
      <w:r w:rsidR="000647F5" w:rsidRPr="00DAF985">
        <w:rPr>
          <w:rFonts w:ascii="Times New Roman" w:hAnsi="Times New Roman" w:cs="Times New Roman"/>
          <w:sz w:val="24"/>
          <w:szCs w:val="24"/>
          <w:lang w:val="en-US"/>
        </w:rPr>
        <w:t xml:space="preserve">hence limited contrast </w:t>
      </w:r>
      <w:r w:rsidR="004946ED" w:rsidRPr="00DAF985">
        <w:rPr>
          <w:rFonts w:ascii="Times New Roman" w:hAnsi="Times New Roman" w:cs="Times New Roman"/>
          <w:sz w:val="24"/>
          <w:szCs w:val="24"/>
          <w:lang w:val="en-US"/>
        </w:rPr>
        <w:t>between catch rate and release rate</w:t>
      </w:r>
      <w:r w:rsidR="00677E9F" w:rsidRPr="00DAF985">
        <w:rPr>
          <w:rFonts w:ascii="Times New Roman" w:hAnsi="Times New Roman" w:cs="Times New Roman"/>
          <w:sz w:val="24"/>
          <w:szCs w:val="24"/>
          <w:lang w:val="en-US"/>
        </w:rPr>
        <w:t xml:space="preserve">. </w:t>
      </w:r>
      <w:r w:rsidR="004946ED" w:rsidRPr="00DAF985">
        <w:rPr>
          <w:rFonts w:ascii="Times New Roman" w:hAnsi="Times New Roman" w:cs="Times New Roman"/>
          <w:sz w:val="24"/>
          <w:szCs w:val="24"/>
          <w:lang w:val="en-US"/>
        </w:rPr>
        <w:t>For this reason</w:t>
      </w:r>
      <w:r w:rsidR="00C92404" w:rsidRPr="00DAF985">
        <w:rPr>
          <w:rFonts w:ascii="Times New Roman" w:hAnsi="Times New Roman" w:cs="Times New Roman"/>
          <w:sz w:val="24"/>
          <w:szCs w:val="24"/>
          <w:lang w:val="en-US"/>
        </w:rPr>
        <w:t>,</w:t>
      </w:r>
      <w:r w:rsidR="004946ED" w:rsidRPr="00DAF985">
        <w:rPr>
          <w:rFonts w:ascii="Times New Roman" w:hAnsi="Times New Roman" w:cs="Times New Roman"/>
          <w:sz w:val="24"/>
          <w:szCs w:val="24"/>
          <w:lang w:val="en-US"/>
        </w:rPr>
        <w:t xml:space="preserve"> it was not possible to develop </w:t>
      </w:r>
      <w:r w:rsidR="00EC323C" w:rsidRPr="00DAF985">
        <w:rPr>
          <w:rFonts w:ascii="Times New Roman" w:hAnsi="Times New Roman" w:cs="Times New Roman"/>
          <w:sz w:val="24"/>
          <w:szCs w:val="24"/>
          <w:lang w:val="en-US"/>
        </w:rPr>
        <w:t xml:space="preserve">useful </w:t>
      </w:r>
      <w:r w:rsidR="004946ED" w:rsidRPr="00DAF985">
        <w:rPr>
          <w:rFonts w:ascii="Times New Roman" w:hAnsi="Times New Roman" w:cs="Times New Roman"/>
          <w:sz w:val="24"/>
          <w:szCs w:val="24"/>
          <w:lang w:val="en-US"/>
        </w:rPr>
        <w:t>bag limit models for the southern area</w:t>
      </w:r>
      <w:r w:rsidR="006D0F2D" w:rsidRPr="00DAF985">
        <w:rPr>
          <w:rFonts w:ascii="Times New Roman" w:hAnsi="Times New Roman" w:cs="Times New Roman"/>
          <w:sz w:val="24"/>
          <w:szCs w:val="24"/>
          <w:lang w:val="en-US"/>
        </w:rPr>
        <w:t>s</w:t>
      </w:r>
      <w:r w:rsidR="004946ED" w:rsidRPr="00DAF985">
        <w:rPr>
          <w:rFonts w:ascii="Times New Roman" w:hAnsi="Times New Roman" w:cs="Times New Roman"/>
          <w:sz w:val="24"/>
          <w:szCs w:val="24"/>
          <w:lang w:val="en-US"/>
        </w:rPr>
        <w:t xml:space="preserve">. </w:t>
      </w:r>
      <w:r w:rsidR="00677E9F" w:rsidRPr="00DAF985">
        <w:rPr>
          <w:rFonts w:ascii="Times New Roman" w:hAnsi="Times New Roman" w:cs="Times New Roman"/>
          <w:sz w:val="24"/>
          <w:szCs w:val="24"/>
          <w:lang w:val="en-US"/>
        </w:rPr>
        <w:t>The logbook data</w:t>
      </w:r>
      <w:r w:rsidR="008579E6" w:rsidRPr="00DAF985">
        <w:rPr>
          <w:rFonts w:ascii="Times New Roman" w:hAnsi="Times New Roman" w:cs="Times New Roman"/>
          <w:sz w:val="24"/>
          <w:szCs w:val="24"/>
          <w:lang w:val="en-US"/>
        </w:rPr>
        <w:t xml:space="preserve"> for </w:t>
      </w:r>
      <w:r w:rsidR="008030DB">
        <w:rPr>
          <w:rFonts w:ascii="Times New Roman" w:hAnsi="Times New Roman" w:cs="Times New Roman"/>
          <w:sz w:val="24"/>
          <w:szCs w:val="24"/>
          <w:lang w:val="en-US"/>
        </w:rPr>
        <w:t>Halibut</w:t>
      </w:r>
      <w:r w:rsidR="008579E6" w:rsidRPr="00DAF985">
        <w:rPr>
          <w:rFonts w:ascii="Times New Roman" w:hAnsi="Times New Roman" w:cs="Times New Roman"/>
          <w:sz w:val="24"/>
          <w:szCs w:val="24"/>
          <w:lang w:val="en-US"/>
        </w:rPr>
        <w:t xml:space="preserve"> in the south</w:t>
      </w:r>
      <w:r w:rsidR="00677E9F" w:rsidRPr="00DAF985">
        <w:rPr>
          <w:rFonts w:ascii="Times New Roman" w:hAnsi="Times New Roman" w:cs="Times New Roman"/>
          <w:sz w:val="24"/>
          <w:szCs w:val="24"/>
          <w:lang w:val="en-US"/>
        </w:rPr>
        <w:t xml:space="preserve"> suggested that the</w:t>
      </w:r>
      <w:r w:rsidR="004946ED" w:rsidRPr="00DAF985">
        <w:rPr>
          <w:rFonts w:ascii="Times New Roman" w:hAnsi="Times New Roman" w:cs="Times New Roman"/>
          <w:sz w:val="24"/>
          <w:szCs w:val="24"/>
          <w:lang w:val="en-US"/>
        </w:rPr>
        <w:t xml:space="preserve"> current bag limit of 5 fish </w:t>
      </w:r>
      <w:r w:rsidR="00677E9F" w:rsidRPr="00DAF985">
        <w:rPr>
          <w:rFonts w:ascii="Times New Roman" w:hAnsi="Times New Roman" w:cs="Times New Roman"/>
          <w:sz w:val="24"/>
          <w:szCs w:val="24"/>
          <w:lang w:val="en-US"/>
        </w:rPr>
        <w:t xml:space="preserve">would have been triggered in only a very small fraction of trips (less than 1%). </w:t>
      </w:r>
      <w:r w:rsidR="004946ED" w:rsidRPr="00DAF985">
        <w:rPr>
          <w:rFonts w:ascii="Times New Roman" w:hAnsi="Times New Roman" w:cs="Times New Roman"/>
          <w:sz w:val="24"/>
          <w:szCs w:val="24"/>
          <w:lang w:val="en-US"/>
        </w:rPr>
        <w:t xml:space="preserve">Reaching bag limits in the southern management area is particularly rare due to the prevalence of CPFVs in the region and the allowance for vessels to share bags among all anglers onboard. Many vessels carry over 50 passengers leading to a very high number of fish that could </w:t>
      </w:r>
      <w:r w:rsidR="004946ED" w:rsidRPr="00DAF985">
        <w:rPr>
          <w:rFonts w:ascii="Times New Roman" w:hAnsi="Times New Roman" w:cs="Times New Roman"/>
          <w:sz w:val="24"/>
          <w:szCs w:val="24"/>
          <w:lang w:val="en-US"/>
        </w:rPr>
        <w:lastRenderedPageBreak/>
        <w:t>be shared among passengers.</w:t>
      </w:r>
      <w:r w:rsidR="00C90321">
        <w:rPr>
          <w:rFonts w:ascii="Times New Roman" w:hAnsi="Times New Roman" w:cs="Times New Roman"/>
          <w:sz w:val="24"/>
          <w:szCs w:val="24"/>
          <w:lang w:val="en-US"/>
        </w:rPr>
        <w:t xml:space="preserve"> </w:t>
      </w:r>
      <w:r w:rsidR="004946ED" w:rsidRPr="00DAF985">
        <w:rPr>
          <w:rFonts w:ascii="Times New Roman" w:hAnsi="Times New Roman" w:cs="Times New Roman"/>
          <w:sz w:val="24"/>
          <w:szCs w:val="24"/>
          <w:lang w:val="en-US"/>
        </w:rPr>
        <w:t xml:space="preserve">Research also suggests that the southern stock is more depleted and therefore even matching the northern bag limit of </w:t>
      </w:r>
      <w:r w:rsidR="00D877A5" w:rsidRPr="00DAF985">
        <w:rPr>
          <w:rFonts w:ascii="Times New Roman" w:hAnsi="Times New Roman" w:cs="Times New Roman"/>
          <w:sz w:val="24"/>
          <w:szCs w:val="24"/>
          <w:lang w:val="en-US"/>
        </w:rPr>
        <w:t>2</w:t>
      </w:r>
      <w:r w:rsidR="004946ED" w:rsidRPr="00DAF985">
        <w:rPr>
          <w:rFonts w:ascii="Times New Roman" w:hAnsi="Times New Roman" w:cs="Times New Roman"/>
          <w:sz w:val="24"/>
          <w:szCs w:val="24"/>
          <w:lang w:val="en-US"/>
        </w:rPr>
        <w:t xml:space="preserve"> fish is unlikely to limit </w:t>
      </w:r>
      <w:r w:rsidR="00F02DEE">
        <w:rPr>
          <w:rFonts w:ascii="Times New Roman" w:hAnsi="Times New Roman" w:cs="Times New Roman"/>
          <w:sz w:val="24"/>
          <w:szCs w:val="24"/>
          <w:lang w:val="en-US"/>
        </w:rPr>
        <w:t xml:space="preserve">fishing </w:t>
      </w:r>
      <w:r w:rsidR="004946ED" w:rsidRPr="00DAF985">
        <w:rPr>
          <w:rFonts w:ascii="Times New Roman" w:hAnsi="Times New Roman" w:cs="Times New Roman"/>
          <w:sz w:val="24"/>
          <w:szCs w:val="24"/>
          <w:lang w:val="en-US"/>
        </w:rPr>
        <w:t>this region. For this reason</w:t>
      </w:r>
      <w:r w:rsidR="003A6503" w:rsidRPr="00DAF985">
        <w:rPr>
          <w:rFonts w:ascii="Times New Roman" w:hAnsi="Times New Roman" w:cs="Times New Roman"/>
          <w:sz w:val="24"/>
          <w:szCs w:val="24"/>
          <w:lang w:val="en-US"/>
        </w:rPr>
        <w:t>,</w:t>
      </w:r>
      <w:r w:rsidR="004946ED" w:rsidRPr="00DAF985">
        <w:rPr>
          <w:rFonts w:ascii="Times New Roman" w:hAnsi="Times New Roman" w:cs="Times New Roman"/>
          <w:sz w:val="24"/>
          <w:szCs w:val="24"/>
          <w:lang w:val="en-US"/>
        </w:rPr>
        <w:t xml:space="preserve"> the analysis of bag limits for the southern management area </w:t>
      </w:r>
      <w:r w:rsidR="00F02DEE">
        <w:rPr>
          <w:rFonts w:ascii="Times New Roman" w:hAnsi="Times New Roman" w:cs="Times New Roman"/>
          <w:sz w:val="24"/>
          <w:szCs w:val="24"/>
          <w:lang w:val="en-US"/>
        </w:rPr>
        <w:t>was</w:t>
      </w:r>
      <w:r w:rsidR="004946ED" w:rsidRPr="00DAF985">
        <w:rPr>
          <w:rFonts w:ascii="Times New Roman" w:hAnsi="Times New Roman" w:cs="Times New Roman"/>
          <w:sz w:val="24"/>
          <w:szCs w:val="24"/>
          <w:lang w:val="en-US"/>
        </w:rPr>
        <w:t xml:space="preserve"> </w:t>
      </w:r>
      <w:r w:rsidR="000A6244" w:rsidRPr="00DAF985">
        <w:rPr>
          <w:rFonts w:ascii="Times New Roman" w:hAnsi="Times New Roman" w:cs="Times New Roman"/>
          <w:sz w:val="24"/>
          <w:szCs w:val="24"/>
          <w:lang w:val="en-US"/>
        </w:rPr>
        <w:t xml:space="preserve">less </w:t>
      </w:r>
      <w:r w:rsidR="00372CF3" w:rsidRPr="00DAF985">
        <w:rPr>
          <w:rFonts w:ascii="Times New Roman" w:hAnsi="Times New Roman" w:cs="Times New Roman"/>
          <w:sz w:val="24"/>
          <w:szCs w:val="24"/>
          <w:lang w:val="en-US"/>
        </w:rPr>
        <w:t>practicable</w:t>
      </w:r>
      <w:r w:rsidR="004946ED" w:rsidRPr="00DAF985">
        <w:rPr>
          <w:rFonts w:ascii="Times New Roman" w:hAnsi="Times New Roman" w:cs="Times New Roman"/>
          <w:sz w:val="24"/>
          <w:szCs w:val="24"/>
          <w:lang w:val="en-US"/>
        </w:rPr>
        <w:t xml:space="preserve">. </w:t>
      </w:r>
    </w:p>
    <w:p w14:paraId="7D14A7AB" w14:textId="77777777" w:rsidR="00B40F27" w:rsidRPr="007E2CD6" w:rsidRDefault="00B40F27">
      <w:pPr>
        <w:spacing w:line="480" w:lineRule="auto"/>
        <w:rPr>
          <w:rFonts w:ascii="Times New Roman" w:hAnsi="Times New Roman" w:cs="Times New Roman"/>
          <w:sz w:val="24"/>
          <w:szCs w:val="24"/>
        </w:rPr>
      </w:pPr>
    </w:p>
    <w:p w14:paraId="1C713406" w14:textId="3FECA1A3" w:rsidR="00B40F27" w:rsidRDefault="000647F5"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Various complexities </w:t>
      </w:r>
      <w:del w:id="194" w:author="Thomas Carruthers" w:date="2026-04-27T15:15:00Z" w16du:dateUtc="2026-04-27T22:15:00Z">
        <w:r w:rsidRPr="2E7551DE" w:rsidDel="00A16002">
          <w:rPr>
            <w:rFonts w:ascii="Times New Roman" w:hAnsi="Times New Roman" w:cs="Times New Roman"/>
            <w:sz w:val="24"/>
            <w:szCs w:val="24"/>
            <w:lang w:val="en-US"/>
          </w:rPr>
          <w:delText xml:space="preserve">specific to </w:delText>
        </w:r>
        <w:r w:rsidR="00677E9F" w:rsidRPr="2E7551DE" w:rsidDel="00A16002">
          <w:rPr>
            <w:rFonts w:ascii="Times New Roman" w:hAnsi="Times New Roman" w:cs="Times New Roman"/>
            <w:sz w:val="24"/>
            <w:szCs w:val="24"/>
            <w:lang w:val="en-US"/>
          </w:rPr>
          <w:delText>other</w:delText>
        </w:r>
      </w:del>
      <w:ins w:id="195" w:author="Thomas Carruthers" w:date="2026-04-27T15:15:00Z" w16du:dateUtc="2026-04-27T22:15:00Z">
        <w:r w:rsidR="00A16002">
          <w:rPr>
            <w:rFonts w:ascii="Times New Roman" w:hAnsi="Times New Roman" w:cs="Times New Roman"/>
            <w:sz w:val="24"/>
            <w:szCs w:val="24"/>
            <w:lang w:val="en-US"/>
          </w:rPr>
          <w:t>of</w:t>
        </w:r>
      </w:ins>
      <w:r w:rsidR="00677E9F" w:rsidRPr="2E7551DE">
        <w:rPr>
          <w:rFonts w:ascii="Times New Roman" w:hAnsi="Times New Roman" w:cs="Times New Roman"/>
          <w:sz w:val="24"/>
          <w:szCs w:val="24"/>
          <w:lang w:val="en-US"/>
        </w:rPr>
        <w:t xml:space="preserve"> recreational fisheries may </w:t>
      </w:r>
      <w:r w:rsidRPr="2E7551DE">
        <w:rPr>
          <w:rFonts w:ascii="Times New Roman" w:hAnsi="Times New Roman" w:cs="Times New Roman"/>
          <w:sz w:val="24"/>
          <w:szCs w:val="24"/>
          <w:lang w:val="en-US"/>
        </w:rPr>
        <w:t xml:space="preserve">complicate use of </w:t>
      </w:r>
      <w:r w:rsidR="00FF75E5">
        <w:rPr>
          <w:rFonts w:ascii="Times New Roman" w:hAnsi="Times New Roman" w:cs="Times New Roman"/>
          <w:sz w:val="24"/>
          <w:szCs w:val="24"/>
          <w:lang w:val="en-US"/>
        </w:rPr>
        <w:t xml:space="preserve">the </w:t>
      </w:r>
      <w:r w:rsidRPr="2E7551DE">
        <w:rPr>
          <w:rFonts w:ascii="Times New Roman" w:hAnsi="Times New Roman" w:cs="Times New Roman"/>
          <w:sz w:val="24"/>
          <w:szCs w:val="24"/>
          <w:lang w:val="en-US"/>
        </w:rPr>
        <w:t>models developed in this research</w:t>
      </w:r>
      <w:r w:rsidR="00677E9F" w:rsidRPr="2E7551DE">
        <w:rPr>
          <w:rFonts w:ascii="Times New Roman" w:hAnsi="Times New Roman" w:cs="Times New Roman"/>
          <w:sz w:val="24"/>
          <w:szCs w:val="24"/>
          <w:lang w:val="en-US"/>
        </w:rPr>
        <w:t>. For example, a</w:t>
      </w:r>
      <w:r w:rsidR="004946ED" w:rsidRPr="2E7551DE">
        <w:rPr>
          <w:rFonts w:ascii="Times New Roman" w:hAnsi="Times New Roman" w:cs="Times New Roman"/>
          <w:sz w:val="24"/>
          <w:szCs w:val="24"/>
          <w:lang w:val="en-US"/>
        </w:rPr>
        <w:t xml:space="preserve">necdotal evidence from operators of recreational fisheries in </w:t>
      </w:r>
      <w:r w:rsidR="00F02DEE">
        <w:rPr>
          <w:rFonts w:ascii="Times New Roman" w:hAnsi="Times New Roman" w:cs="Times New Roman"/>
          <w:sz w:val="24"/>
          <w:szCs w:val="24"/>
          <w:lang w:val="en-US"/>
        </w:rPr>
        <w:t xml:space="preserve">the U.S. </w:t>
      </w:r>
      <w:r w:rsidR="004946ED" w:rsidRPr="2E7551DE">
        <w:rPr>
          <w:rFonts w:ascii="Times New Roman" w:hAnsi="Times New Roman" w:cs="Times New Roman"/>
          <w:sz w:val="24"/>
          <w:szCs w:val="24"/>
          <w:lang w:val="en-US"/>
        </w:rPr>
        <w:t>Atlantic</w:t>
      </w:r>
      <w:r w:rsidR="00F02DEE">
        <w:rPr>
          <w:rFonts w:ascii="Times New Roman" w:hAnsi="Times New Roman" w:cs="Times New Roman"/>
          <w:sz w:val="24"/>
          <w:szCs w:val="24"/>
          <w:lang w:val="en-US"/>
        </w:rPr>
        <w:t xml:space="preserve"> </w:t>
      </w:r>
      <w:r w:rsidR="004946ED" w:rsidRPr="2E7551DE">
        <w:rPr>
          <w:rFonts w:ascii="Times New Roman" w:hAnsi="Times New Roman" w:cs="Times New Roman"/>
          <w:sz w:val="24"/>
          <w:szCs w:val="24"/>
          <w:lang w:val="en-US"/>
        </w:rPr>
        <w:t xml:space="preserve">suggest that vessels can exhibit complex switching behavior among </w:t>
      </w:r>
      <w:r w:rsidR="00E775E3" w:rsidRPr="2E7551DE">
        <w:rPr>
          <w:rFonts w:ascii="Times New Roman" w:hAnsi="Times New Roman" w:cs="Times New Roman"/>
          <w:sz w:val="24"/>
          <w:szCs w:val="24"/>
          <w:lang w:val="en-US"/>
        </w:rPr>
        <w:t>primary</w:t>
      </w:r>
      <w:r w:rsidR="004946ED" w:rsidRPr="2E7551DE">
        <w:rPr>
          <w:rFonts w:ascii="Times New Roman" w:hAnsi="Times New Roman" w:cs="Times New Roman"/>
          <w:sz w:val="24"/>
          <w:szCs w:val="24"/>
          <w:lang w:val="en-US"/>
        </w:rPr>
        <w:t xml:space="preserve"> and secondary </w:t>
      </w:r>
      <w:r w:rsidR="00E775E3" w:rsidRPr="2E7551DE">
        <w:rPr>
          <w:rFonts w:ascii="Times New Roman" w:hAnsi="Times New Roman" w:cs="Times New Roman"/>
          <w:sz w:val="24"/>
          <w:szCs w:val="24"/>
          <w:lang w:val="en-US"/>
        </w:rPr>
        <w:t xml:space="preserve">target </w:t>
      </w:r>
      <w:r w:rsidR="004946ED" w:rsidRPr="2E7551DE">
        <w:rPr>
          <w:rFonts w:ascii="Times New Roman" w:hAnsi="Times New Roman" w:cs="Times New Roman"/>
          <w:sz w:val="24"/>
          <w:szCs w:val="24"/>
          <w:lang w:val="en-US"/>
        </w:rPr>
        <w:t xml:space="preserve">species as bag limits are reached. </w:t>
      </w:r>
      <w:r w:rsidR="00677E9F" w:rsidRPr="2E7551DE">
        <w:rPr>
          <w:rFonts w:ascii="Times New Roman" w:hAnsi="Times New Roman" w:cs="Times New Roman"/>
          <w:sz w:val="24"/>
          <w:szCs w:val="24"/>
          <w:lang w:val="en-US"/>
        </w:rPr>
        <w:t>Additionally, a substantial fraction of recreational vessels in the</w:t>
      </w:r>
      <w:r w:rsidR="00B30083" w:rsidRPr="2E7551DE">
        <w:rPr>
          <w:rFonts w:ascii="Times New Roman" w:hAnsi="Times New Roman" w:cs="Times New Roman"/>
          <w:sz w:val="24"/>
          <w:szCs w:val="24"/>
          <w:lang w:val="en-US"/>
        </w:rPr>
        <w:t xml:space="preserve"> South Atlantic </w:t>
      </w:r>
      <w:r w:rsidR="00D1344E" w:rsidRPr="2E7551DE">
        <w:rPr>
          <w:rFonts w:ascii="Times New Roman" w:hAnsi="Times New Roman" w:cs="Times New Roman"/>
          <w:sz w:val="24"/>
          <w:szCs w:val="24"/>
          <w:lang w:val="en-US"/>
        </w:rPr>
        <w:t>have, in essence,</w:t>
      </w:r>
      <w:r w:rsidR="004946ED" w:rsidRPr="2E7551DE">
        <w:rPr>
          <w:rFonts w:ascii="Times New Roman" w:hAnsi="Times New Roman" w:cs="Times New Roman"/>
          <w:sz w:val="24"/>
          <w:szCs w:val="24"/>
          <w:lang w:val="en-US"/>
        </w:rPr>
        <w:t xml:space="preserve"> vessel-specific keep limits due to the size of refrigerated storage available onboard. For example, snapper fishing operators in Florida state that once they hav</w:t>
      </w:r>
      <w:r w:rsidR="00D1344E" w:rsidRPr="2E7551DE">
        <w:rPr>
          <w:rFonts w:ascii="Times New Roman" w:hAnsi="Times New Roman" w:cs="Times New Roman"/>
          <w:sz w:val="24"/>
          <w:szCs w:val="24"/>
          <w:lang w:val="en-US"/>
        </w:rPr>
        <w:t>e reached refrigerated capacity</w:t>
      </w:r>
      <w:r w:rsidR="004946ED" w:rsidRPr="2E7551DE">
        <w:rPr>
          <w:rFonts w:ascii="Times New Roman" w:hAnsi="Times New Roman" w:cs="Times New Roman"/>
          <w:sz w:val="24"/>
          <w:szCs w:val="24"/>
          <w:lang w:val="en-US"/>
        </w:rPr>
        <w:t>, they</w:t>
      </w:r>
      <w:r w:rsidRPr="2E7551DE">
        <w:rPr>
          <w:rFonts w:ascii="Times New Roman" w:hAnsi="Times New Roman" w:cs="Times New Roman"/>
          <w:sz w:val="24"/>
          <w:szCs w:val="24"/>
          <w:lang w:val="en-US"/>
        </w:rPr>
        <w:t xml:space="preserve"> may</w:t>
      </w:r>
      <w:r w:rsidR="004946ED" w:rsidRPr="2E7551DE">
        <w:rPr>
          <w:rFonts w:ascii="Times New Roman" w:hAnsi="Times New Roman" w:cs="Times New Roman"/>
          <w:sz w:val="24"/>
          <w:szCs w:val="24"/>
          <w:lang w:val="en-US"/>
        </w:rPr>
        <w:t xml:space="preserve"> return to port, placing an overall catch limit by volume of all species combined.</w:t>
      </w:r>
      <w:r w:rsidR="00807B36" w:rsidRPr="2E7551DE">
        <w:rPr>
          <w:rFonts w:ascii="Times New Roman" w:hAnsi="Times New Roman" w:cs="Times New Roman"/>
          <w:sz w:val="24"/>
          <w:szCs w:val="24"/>
          <w:lang w:val="en-US"/>
        </w:rPr>
        <w:t xml:space="preserve"> In </w:t>
      </w:r>
      <w:r w:rsidR="001B6FB6">
        <w:rPr>
          <w:rFonts w:ascii="Times New Roman" w:hAnsi="Times New Roman" w:cs="Times New Roman"/>
          <w:sz w:val="24"/>
          <w:szCs w:val="24"/>
          <w:lang w:val="en-US"/>
        </w:rPr>
        <w:t xml:space="preserve">a </w:t>
      </w:r>
      <w:r w:rsidR="00807B36" w:rsidRPr="2E7551DE">
        <w:rPr>
          <w:rFonts w:ascii="Times New Roman" w:hAnsi="Times New Roman" w:cs="Times New Roman"/>
          <w:sz w:val="24"/>
          <w:szCs w:val="24"/>
          <w:lang w:val="en-US"/>
        </w:rPr>
        <w:t>recreational fishery in New Jersey, Trudeau et al. (2022)</w:t>
      </w:r>
      <w:r w:rsidR="004946ED" w:rsidRPr="2E7551DE">
        <w:rPr>
          <w:rFonts w:ascii="Times New Roman" w:hAnsi="Times New Roman" w:cs="Times New Roman"/>
          <w:sz w:val="24"/>
          <w:szCs w:val="24"/>
          <w:lang w:val="en-US"/>
        </w:rPr>
        <w:t xml:space="preserve"> </w:t>
      </w:r>
      <w:r w:rsidR="00807B36" w:rsidRPr="2E7551DE">
        <w:rPr>
          <w:rFonts w:ascii="Times New Roman" w:hAnsi="Times New Roman" w:cs="Times New Roman"/>
          <w:sz w:val="24"/>
          <w:szCs w:val="24"/>
          <w:lang w:val="en-US"/>
        </w:rPr>
        <w:t xml:space="preserve">found that overall effort was determined by catch rates across multiple species which </w:t>
      </w:r>
      <w:r w:rsidR="00211427" w:rsidRPr="2E7551DE">
        <w:rPr>
          <w:rFonts w:ascii="Times New Roman" w:hAnsi="Times New Roman" w:cs="Times New Roman"/>
          <w:sz w:val="24"/>
          <w:szCs w:val="24"/>
          <w:lang w:val="en-US"/>
        </w:rPr>
        <w:t xml:space="preserve">might lessen the impact of </w:t>
      </w:r>
      <w:r w:rsidR="007B115A" w:rsidRPr="2E7551DE">
        <w:rPr>
          <w:rFonts w:ascii="Times New Roman" w:hAnsi="Times New Roman" w:cs="Times New Roman"/>
          <w:sz w:val="24"/>
          <w:szCs w:val="24"/>
          <w:lang w:val="en-US"/>
        </w:rPr>
        <w:t xml:space="preserve">single species </w:t>
      </w:r>
      <w:r w:rsidR="008722D9">
        <w:rPr>
          <w:rFonts w:ascii="Times New Roman" w:hAnsi="Times New Roman" w:cs="Times New Roman"/>
          <w:sz w:val="24"/>
          <w:szCs w:val="24"/>
          <w:lang w:val="en-US"/>
        </w:rPr>
        <w:t>bag limit</w:t>
      </w:r>
      <w:r w:rsidR="00211427" w:rsidRPr="2E7551DE">
        <w:rPr>
          <w:rFonts w:ascii="Times New Roman" w:hAnsi="Times New Roman" w:cs="Times New Roman"/>
          <w:sz w:val="24"/>
          <w:szCs w:val="24"/>
          <w:lang w:val="en-US"/>
        </w:rPr>
        <w:t xml:space="preserve">s on </w:t>
      </w:r>
      <w:r w:rsidR="007B115A" w:rsidRPr="2E7551DE">
        <w:rPr>
          <w:rFonts w:ascii="Times New Roman" w:hAnsi="Times New Roman" w:cs="Times New Roman"/>
          <w:sz w:val="24"/>
          <w:szCs w:val="24"/>
          <w:lang w:val="en-US"/>
        </w:rPr>
        <w:t>exploitation rate.</w:t>
      </w:r>
      <w:r w:rsidR="00807B36" w:rsidRPr="2E7551DE">
        <w:rPr>
          <w:rFonts w:ascii="Times New Roman" w:hAnsi="Times New Roman" w:cs="Times New Roman"/>
          <w:sz w:val="24"/>
          <w:szCs w:val="24"/>
          <w:lang w:val="en-US"/>
        </w:rPr>
        <w:t xml:space="preserve"> </w:t>
      </w:r>
      <w:r w:rsidR="00B0523E">
        <w:rPr>
          <w:rFonts w:ascii="Times New Roman" w:hAnsi="Times New Roman" w:cs="Times New Roman"/>
          <w:sz w:val="24"/>
          <w:szCs w:val="24"/>
          <w:lang w:val="en-US"/>
        </w:rPr>
        <w:t xml:space="preserve">The degree to which anglers are able to avoid a species after its bag limit is reached </w:t>
      </w:r>
      <w:r w:rsidR="001F1B50">
        <w:rPr>
          <w:rFonts w:ascii="Times New Roman" w:hAnsi="Times New Roman" w:cs="Times New Roman"/>
          <w:sz w:val="24"/>
          <w:szCs w:val="24"/>
          <w:lang w:val="en-US"/>
        </w:rPr>
        <w:t xml:space="preserve">will impact the effectiveness of the limit. </w:t>
      </w:r>
      <w:r w:rsidR="007B73EE">
        <w:rPr>
          <w:rFonts w:ascii="Times New Roman" w:hAnsi="Times New Roman" w:cs="Times New Roman"/>
          <w:sz w:val="24"/>
          <w:szCs w:val="24"/>
          <w:lang w:val="en-US"/>
        </w:rPr>
        <w:t>Additionally</w:t>
      </w:r>
      <w:r w:rsidR="00D1344E" w:rsidRPr="2E7551DE">
        <w:rPr>
          <w:rFonts w:ascii="Times New Roman" w:hAnsi="Times New Roman" w:cs="Times New Roman"/>
          <w:sz w:val="24"/>
          <w:szCs w:val="24"/>
          <w:lang w:val="en-US"/>
        </w:rPr>
        <w:t xml:space="preserve">, there </w:t>
      </w:r>
      <w:r w:rsidR="007B115A" w:rsidRPr="2E7551DE">
        <w:rPr>
          <w:rFonts w:ascii="Times New Roman" w:hAnsi="Times New Roman" w:cs="Times New Roman"/>
          <w:sz w:val="24"/>
          <w:szCs w:val="24"/>
          <w:lang w:val="en-US"/>
        </w:rPr>
        <w:t xml:space="preserve">may be a degree </w:t>
      </w:r>
      <w:r w:rsidR="00D1344E" w:rsidRPr="2E7551DE">
        <w:rPr>
          <w:rFonts w:ascii="Times New Roman" w:hAnsi="Times New Roman" w:cs="Times New Roman"/>
          <w:sz w:val="24"/>
          <w:szCs w:val="24"/>
          <w:lang w:val="en-US"/>
        </w:rPr>
        <w:t xml:space="preserve">of </w:t>
      </w:r>
      <w:r w:rsidR="00F51083" w:rsidRPr="2E7551DE">
        <w:rPr>
          <w:rFonts w:ascii="Times New Roman" w:hAnsi="Times New Roman" w:cs="Times New Roman"/>
          <w:sz w:val="24"/>
          <w:szCs w:val="24"/>
          <w:lang w:val="en-US"/>
        </w:rPr>
        <w:t>high-grading</w:t>
      </w:r>
      <w:r w:rsidR="00D1344E" w:rsidRPr="2E7551DE">
        <w:rPr>
          <w:rFonts w:ascii="Times New Roman" w:hAnsi="Times New Roman" w:cs="Times New Roman"/>
          <w:sz w:val="24"/>
          <w:szCs w:val="24"/>
          <w:lang w:val="en-US"/>
        </w:rPr>
        <w:t xml:space="preserve"> (</w:t>
      </w:r>
      <w:r w:rsidR="00F51083" w:rsidRPr="2E7551DE">
        <w:rPr>
          <w:rFonts w:ascii="Times New Roman" w:hAnsi="Times New Roman" w:cs="Times New Roman"/>
          <w:sz w:val="24"/>
          <w:szCs w:val="24"/>
          <w:lang w:val="en-US"/>
        </w:rPr>
        <w:t>as larger fish are caught</w:t>
      </w:r>
      <w:r w:rsidR="00D1344E" w:rsidRPr="2E7551DE">
        <w:rPr>
          <w:rFonts w:ascii="Times New Roman" w:hAnsi="Times New Roman" w:cs="Times New Roman"/>
          <w:sz w:val="24"/>
          <w:szCs w:val="24"/>
          <w:lang w:val="en-US"/>
        </w:rPr>
        <w:t xml:space="preserve"> smaller fish are thrown back dead or with high post release mortality</w:t>
      </w:r>
      <w:r w:rsidR="00D1344E" w:rsidRPr="1CAAFF20">
        <w:rPr>
          <w:rFonts w:ascii="Times New Roman" w:hAnsi="Times New Roman" w:cs="Times New Roman"/>
          <w:sz w:val="24"/>
          <w:szCs w:val="24"/>
          <w:lang w:val="en-US"/>
        </w:rPr>
        <w:t>)</w:t>
      </w:r>
      <w:r w:rsidR="00F51083" w:rsidRPr="1CAAFF20">
        <w:rPr>
          <w:rFonts w:ascii="Times New Roman" w:hAnsi="Times New Roman" w:cs="Times New Roman"/>
          <w:sz w:val="24"/>
          <w:szCs w:val="24"/>
          <w:lang w:val="en-US"/>
        </w:rPr>
        <w:t>.</w:t>
      </w:r>
      <w:r w:rsidR="004946ED" w:rsidRPr="2E7551DE">
        <w:rPr>
          <w:rFonts w:ascii="Times New Roman" w:hAnsi="Times New Roman" w:cs="Times New Roman"/>
          <w:sz w:val="24"/>
          <w:szCs w:val="24"/>
          <w:lang w:val="en-US"/>
        </w:rPr>
        <w:t xml:space="preserve"> </w:t>
      </w:r>
      <w:r w:rsidR="00F51083" w:rsidRPr="2E7551DE">
        <w:rPr>
          <w:rFonts w:ascii="Times New Roman" w:hAnsi="Times New Roman" w:cs="Times New Roman"/>
          <w:sz w:val="24"/>
          <w:szCs w:val="24"/>
          <w:lang w:val="en-US"/>
        </w:rPr>
        <w:t>T</w:t>
      </w:r>
      <w:r w:rsidR="004946ED" w:rsidRPr="2E7551DE">
        <w:rPr>
          <w:rFonts w:ascii="Times New Roman" w:hAnsi="Times New Roman" w:cs="Times New Roman"/>
          <w:sz w:val="24"/>
          <w:szCs w:val="24"/>
          <w:lang w:val="en-US"/>
        </w:rPr>
        <w:t>he models investigated here do not explicitly account for high-grading although bag limit model</w:t>
      </w:r>
      <w:r w:rsidR="00D1344E" w:rsidRPr="2E7551DE">
        <w:rPr>
          <w:rFonts w:ascii="Times New Roman" w:hAnsi="Times New Roman" w:cs="Times New Roman"/>
          <w:sz w:val="24"/>
          <w:szCs w:val="24"/>
          <w:lang w:val="en-US"/>
        </w:rPr>
        <w:t>s</w:t>
      </w:r>
      <w:r w:rsidR="004946ED" w:rsidRPr="2E7551DE">
        <w:rPr>
          <w:rFonts w:ascii="Times New Roman" w:hAnsi="Times New Roman" w:cs="Times New Roman"/>
          <w:sz w:val="24"/>
          <w:szCs w:val="24"/>
          <w:lang w:val="en-US"/>
        </w:rPr>
        <w:t xml:space="preserve"> </w:t>
      </w:r>
      <w:r w:rsidR="00D1344E" w:rsidRPr="2E7551DE">
        <w:rPr>
          <w:rFonts w:ascii="Times New Roman" w:hAnsi="Times New Roman" w:cs="Times New Roman"/>
          <w:sz w:val="24"/>
          <w:szCs w:val="24"/>
          <w:lang w:val="en-US"/>
        </w:rPr>
        <w:t xml:space="preserve">were investigated that could </w:t>
      </w:r>
      <w:r w:rsidR="004946ED" w:rsidRPr="2E7551DE">
        <w:rPr>
          <w:rFonts w:ascii="Times New Roman" w:hAnsi="Times New Roman" w:cs="Times New Roman"/>
          <w:sz w:val="24"/>
          <w:szCs w:val="24"/>
          <w:lang w:val="en-US"/>
        </w:rPr>
        <w:t xml:space="preserve">include increasing </w:t>
      </w:r>
      <w:r w:rsidR="00D1344E" w:rsidRPr="2E7551DE">
        <w:rPr>
          <w:rFonts w:ascii="Times New Roman" w:hAnsi="Times New Roman" w:cs="Times New Roman"/>
          <w:sz w:val="24"/>
          <w:szCs w:val="24"/>
          <w:lang w:val="en-US"/>
        </w:rPr>
        <w:t>background release rate w</w:t>
      </w:r>
      <w:r w:rsidR="004946ED" w:rsidRPr="2E7551DE">
        <w:rPr>
          <w:rFonts w:ascii="Times New Roman" w:hAnsi="Times New Roman" w:cs="Times New Roman"/>
          <w:sz w:val="24"/>
          <w:szCs w:val="24"/>
          <w:lang w:val="en-US"/>
        </w:rPr>
        <w:t xml:space="preserve">ith mean catch rate which may in part </w:t>
      </w:r>
      <w:r w:rsidR="005252DE">
        <w:rPr>
          <w:rFonts w:ascii="Times New Roman" w:hAnsi="Times New Roman" w:cs="Times New Roman"/>
          <w:sz w:val="24"/>
          <w:szCs w:val="24"/>
          <w:lang w:val="en-US"/>
        </w:rPr>
        <w:t>account for</w:t>
      </w:r>
      <w:r w:rsidR="004946ED" w:rsidRPr="2E7551DE">
        <w:rPr>
          <w:rFonts w:ascii="Times New Roman" w:hAnsi="Times New Roman" w:cs="Times New Roman"/>
          <w:sz w:val="24"/>
          <w:szCs w:val="24"/>
          <w:lang w:val="en-US"/>
        </w:rPr>
        <w:t xml:space="preserve"> high-grading phenomena. An extension of this work should investigate </w:t>
      </w:r>
      <w:r w:rsidR="009F795B" w:rsidRPr="2E7551DE">
        <w:rPr>
          <w:rFonts w:ascii="Times New Roman" w:hAnsi="Times New Roman" w:cs="Times New Roman"/>
          <w:sz w:val="24"/>
          <w:szCs w:val="24"/>
          <w:lang w:val="en-US"/>
        </w:rPr>
        <w:t>multispecies</w:t>
      </w:r>
      <w:r w:rsidR="004946ED" w:rsidRPr="2E7551DE">
        <w:rPr>
          <w:rFonts w:ascii="Times New Roman" w:hAnsi="Times New Roman" w:cs="Times New Roman"/>
          <w:sz w:val="24"/>
          <w:szCs w:val="24"/>
          <w:lang w:val="en-US"/>
        </w:rPr>
        <w:t xml:space="preserve"> </w:t>
      </w:r>
      <w:r w:rsidRPr="2E7551DE">
        <w:rPr>
          <w:rFonts w:ascii="Times New Roman" w:hAnsi="Times New Roman" w:cs="Times New Roman"/>
          <w:sz w:val="24"/>
          <w:szCs w:val="24"/>
          <w:lang w:val="en-US"/>
        </w:rPr>
        <w:t xml:space="preserve">logbook </w:t>
      </w:r>
      <w:r w:rsidR="004946ED" w:rsidRPr="2E7551DE">
        <w:rPr>
          <w:rFonts w:ascii="Times New Roman" w:hAnsi="Times New Roman" w:cs="Times New Roman"/>
          <w:sz w:val="24"/>
          <w:szCs w:val="24"/>
          <w:lang w:val="en-US"/>
        </w:rPr>
        <w:t>data to examine patterns in catch rates that may be consistent with switching behaviors</w:t>
      </w:r>
      <w:r w:rsidRPr="2E7551DE">
        <w:rPr>
          <w:rFonts w:ascii="Times New Roman" w:hAnsi="Times New Roman" w:cs="Times New Roman"/>
          <w:sz w:val="24"/>
          <w:szCs w:val="24"/>
          <w:lang w:val="en-US"/>
        </w:rPr>
        <w:t xml:space="preserve">. In principle it is possible to extend these methods to multidimensional </w:t>
      </w:r>
      <w:r w:rsidRPr="2E7551DE">
        <w:rPr>
          <w:rFonts w:ascii="Times New Roman" w:hAnsi="Times New Roman" w:cs="Times New Roman"/>
          <w:sz w:val="24"/>
          <w:szCs w:val="24"/>
          <w:lang w:val="en-US"/>
        </w:rPr>
        <w:lastRenderedPageBreak/>
        <w:t>probability distributions across multiple stocks to</w:t>
      </w:r>
      <w:r w:rsidR="00D1344E" w:rsidRPr="2E7551DE">
        <w:rPr>
          <w:rFonts w:ascii="Times New Roman" w:hAnsi="Times New Roman" w:cs="Times New Roman"/>
          <w:sz w:val="24"/>
          <w:szCs w:val="24"/>
          <w:lang w:val="en-US"/>
        </w:rPr>
        <w:t xml:space="preserve"> better approximate the dynamics</w:t>
      </w:r>
      <w:r w:rsidRPr="2E7551DE">
        <w:rPr>
          <w:rFonts w:ascii="Times New Roman" w:hAnsi="Times New Roman" w:cs="Times New Roman"/>
          <w:sz w:val="24"/>
          <w:szCs w:val="24"/>
          <w:lang w:val="en-US"/>
        </w:rPr>
        <w:t xml:space="preserve"> </w:t>
      </w:r>
      <w:r w:rsidR="005252DE">
        <w:rPr>
          <w:rFonts w:ascii="Times New Roman" w:hAnsi="Times New Roman" w:cs="Times New Roman"/>
          <w:sz w:val="24"/>
          <w:szCs w:val="24"/>
          <w:lang w:val="en-US"/>
        </w:rPr>
        <w:t>of multi-species</w:t>
      </w:r>
      <w:r w:rsidR="005252DE" w:rsidRPr="2E7551DE">
        <w:rPr>
          <w:rFonts w:ascii="Times New Roman" w:hAnsi="Times New Roman" w:cs="Times New Roman"/>
          <w:sz w:val="24"/>
          <w:szCs w:val="24"/>
          <w:lang w:val="en-US"/>
        </w:rPr>
        <w:t xml:space="preserve"> </w:t>
      </w:r>
      <w:r w:rsidR="00D1344E" w:rsidRPr="2E7551DE">
        <w:rPr>
          <w:rFonts w:ascii="Times New Roman" w:hAnsi="Times New Roman" w:cs="Times New Roman"/>
          <w:sz w:val="24"/>
          <w:szCs w:val="24"/>
          <w:lang w:val="en-US"/>
        </w:rPr>
        <w:t>bag limit</w:t>
      </w:r>
      <w:r w:rsidRPr="2E7551DE">
        <w:rPr>
          <w:rFonts w:ascii="Times New Roman" w:hAnsi="Times New Roman" w:cs="Times New Roman"/>
          <w:sz w:val="24"/>
          <w:szCs w:val="24"/>
          <w:lang w:val="en-US"/>
        </w:rPr>
        <w:t>s</w:t>
      </w:r>
      <w:r w:rsidR="00D1344E" w:rsidRPr="2E7551DE">
        <w:rPr>
          <w:rFonts w:ascii="Times New Roman" w:hAnsi="Times New Roman" w:cs="Times New Roman"/>
          <w:sz w:val="24"/>
          <w:szCs w:val="24"/>
          <w:lang w:val="en-US"/>
        </w:rPr>
        <w:t>.</w:t>
      </w:r>
      <w:r w:rsidR="00C90321">
        <w:rPr>
          <w:rFonts w:ascii="Times New Roman" w:hAnsi="Times New Roman" w:cs="Times New Roman"/>
          <w:sz w:val="24"/>
          <w:szCs w:val="24"/>
          <w:lang w:val="en-US"/>
        </w:rPr>
        <w:t xml:space="preserve"> </w:t>
      </w:r>
    </w:p>
    <w:p w14:paraId="7BBBC114" w14:textId="77777777" w:rsidR="007B115A" w:rsidRDefault="007B115A">
      <w:pPr>
        <w:spacing w:line="480" w:lineRule="auto"/>
        <w:rPr>
          <w:rFonts w:ascii="Times New Roman" w:hAnsi="Times New Roman" w:cs="Times New Roman"/>
          <w:sz w:val="24"/>
          <w:szCs w:val="24"/>
        </w:rPr>
      </w:pPr>
    </w:p>
    <w:p w14:paraId="03A67151" w14:textId="65981A36" w:rsidR="00211427" w:rsidRDefault="007B115A"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The bag limit models of this research were fitted to data which, in the case of </w:t>
      </w:r>
      <w:r w:rsidR="008030DB">
        <w:rPr>
          <w:rFonts w:ascii="Times New Roman" w:hAnsi="Times New Roman" w:cs="Times New Roman"/>
          <w:sz w:val="24"/>
          <w:szCs w:val="24"/>
          <w:lang w:val="en-US"/>
        </w:rPr>
        <w:t>Black Rockfish</w:t>
      </w:r>
      <w:r w:rsidRPr="2E7551DE">
        <w:rPr>
          <w:rFonts w:ascii="Times New Roman" w:hAnsi="Times New Roman" w:cs="Times New Roman"/>
          <w:sz w:val="24"/>
          <w:szCs w:val="24"/>
          <w:lang w:val="en-US"/>
        </w:rPr>
        <w:t xml:space="preserve"> included contrast in historical bag limits. However, angler behavior is notoriously complex and unpredictable (Fulton et al. 2011, Abbott and Fenichel 2013), and caution should be taken in the interpretation of simulation results beyond the historical range of regulations, particularly when evaluated in conjunction with changes in other management measures such as size limits. Ideally, models should be developed from experiments that better reveal angler behavior across a wide range of candidate regulations. </w:t>
      </w:r>
      <w:r w:rsidR="00211427" w:rsidRPr="2E7551DE">
        <w:rPr>
          <w:rFonts w:ascii="Times New Roman" w:hAnsi="Times New Roman" w:cs="Times New Roman"/>
          <w:sz w:val="24"/>
          <w:szCs w:val="24"/>
          <w:lang w:val="en-US"/>
        </w:rPr>
        <w:t xml:space="preserve">Management performance was represented simplistically in this research focusing only on </w:t>
      </w:r>
      <w:r w:rsidR="00AA6045" w:rsidRPr="2E7551DE">
        <w:rPr>
          <w:rFonts w:ascii="Times New Roman" w:hAnsi="Times New Roman" w:cs="Times New Roman"/>
          <w:sz w:val="24"/>
          <w:szCs w:val="24"/>
          <w:lang w:val="en-US"/>
        </w:rPr>
        <w:t>long-term</w:t>
      </w:r>
      <w:r w:rsidR="00211427" w:rsidRPr="2E7551DE">
        <w:rPr>
          <w:rFonts w:ascii="Times New Roman" w:hAnsi="Times New Roman" w:cs="Times New Roman"/>
          <w:sz w:val="24"/>
          <w:szCs w:val="24"/>
          <w:lang w:val="en-US"/>
        </w:rPr>
        <w:t xml:space="preserve"> biomass and yield outcomes. However</w:t>
      </w:r>
      <w:r w:rsidR="008311B1" w:rsidRPr="2E7551DE">
        <w:rPr>
          <w:rFonts w:ascii="Times New Roman" w:hAnsi="Times New Roman" w:cs="Times New Roman"/>
          <w:sz w:val="24"/>
          <w:szCs w:val="24"/>
          <w:lang w:val="en-US"/>
        </w:rPr>
        <w:t>,</w:t>
      </w:r>
      <w:r w:rsidR="00211427" w:rsidRPr="2E7551DE">
        <w:rPr>
          <w:rFonts w:ascii="Times New Roman" w:hAnsi="Times New Roman" w:cs="Times New Roman"/>
          <w:sz w:val="24"/>
          <w:szCs w:val="24"/>
          <w:lang w:val="en-US"/>
        </w:rPr>
        <w:t xml:space="preserve"> in many recreational management settings, angler satisfaction is of primary importance and this may be directly affected by regulations such as bag limits and size limits (Powell et al. 2010, Young et al. 2020)</w:t>
      </w:r>
      <w:r w:rsidR="008311B1" w:rsidRPr="2E7551DE">
        <w:rPr>
          <w:rFonts w:ascii="Times New Roman" w:hAnsi="Times New Roman" w:cs="Times New Roman"/>
          <w:sz w:val="24"/>
          <w:szCs w:val="24"/>
          <w:lang w:val="en-US"/>
        </w:rPr>
        <w:t xml:space="preserve"> and therefore may be reflected in performance evaluations in future MSEs. </w:t>
      </w:r>
    </w:p>
    <w:p w14:paraId="1FD00BD9" w14:textId="77777777" w:rsidR="008311B1" w:rsidRDefault="008311B1">
      <w:pPr>
        <w:spacing w:line="480" w:lineRule="auto"/>
        <w:rPr>
          <w:rFonts w:ascii="Times New Roman" w:hAnsi="Times New Roman" w:cs="Times New Roman"/>
          <w:sz w:val="24"/>
          <w:szCs w:val="24"/>
        </w:rPr>
      </w:pPr>
    </w:p>
    <w:p w14:paraId="7FCCD9FB" w14:textId="38A12783" w:rsidR="00D33063" w:rsidRDefault="008311B1" w:rsidP="2E7551DE">
      <w:pPr>
        <w:spacing w:line="480" w:lineRule="auto"/>
        <w:rPr>
          <w:rFonts w:ascii="Times New Roman" w:hAnsi="Times New Roman" w:cs="Times New Roman"/>
          <w:sz w:val="24"/>
          <w:szCs w:val="24"/>
          <w:lang w:val="en-US"/>
        </w:rPr>
      </w:pPr>
      <w:r w:rsidRPr="5DDF7D93">
        <w:rPr>
          <w:rFonts w:ascii="Times New Roman" w:hAnsi="Times New Roman" w:cs="Times New Roman"/>
          <w:sz w:val="24"/>
          <w:szCs w:val="24"/>
          <w:lang w:val="en-US"/>
        </w:rPr>
        <w:t xml:space="preserve">The results of this work suggest that although </w:t>
      </w:r>
      <w:r w:rsidR="008722D9">
        <w:rPr>
          <w:rFonts w:ascii="Times New Roman" w:hAnsi="Times New Roman" w:cs="Times New Roman"/>
          <w:sz w:val="24"/>
          <w:szCs w:val="24"/>
          <w:lang w:val="en-US"/>
        </w:rPr>
        <w:t>bag limit</w:t>
      </w:r>
      <w:r w:rsidR="00154982" w:rsidRPr="5DDF7D93">
        <w:rPr>
          <w:rFonts w:ascii="Times New Roman" w:hAnsi="Times New Roman" w:cs="Times New Roman"/>
          <w:sz w:val="24"/>
          <w:szCs w:val="24"/>
          <w:lang w:val="en-US"/>
        </w:rPr>
        <w:t>s</w:t>
      </w:r>
      <w:r w:rsidRPr="5DDF7D93">
        <w:rPr>
          <w:rFonts w:ascii="Times New Roman" w:hAnsi="Times New Roman" w:cs="Times New Roman"/>
          <w:sz w:val="24"/>
          <w:szCs w:val="24"/>
          <w:lang w:val="en-US"/>
        </w:rPr>
        <w:t xml:space="preserve"> can be used to </w:t>
      </w:r>
      <w:r w:rsidR="00221CE6">
        <w:rPr>
          <w:rFonts w:ascii="Times New Roman" w:hAnsi="Times New Roman" w:cs="Times New Roman"/>
          <w:sz w:val="24"/>
          <w:szCs w:val="24"/>
          <w:lang w:val="en-US"/>
        </w:rPr>
        <w:t xml:space="preserve">successfully </w:t>
      </w:r>
      <w:r w:rsidR="007C65AA">
        <w:rPr>
          <w:rFonts w:ascii="Times New Roman" w:hAnsi="Times New Roman" w:cs="Times New Roman"/>
          <w:sz w:val="24"/>
          <w:szCs w:val="24"/>
          <w:lang w:val="en-US"/>
        </w:rPr>
        <w:t>constrain</w:t>
      </w:r>
      <w:r w:rsidRPr="5DDF7D93">
        <w:rPr>
          <w:rFonts w:ascii="Times New Roman" w:hAnsi="Times New Roman" w:cs="Times New Roman"/>
          <w:sz w:val="24"/>
          <w:szCs w:val="24"/>
          <w:lang w:val="en-US"/>
        </w:rPr>
        <w:t xml:space="preserve"> fishery exploitation</w:t>
      </w:r>
      <w:r w:rsidR="00D30450">
        <w:rPr>
          <w:rFonts w:ascii="Times New Roman" w:hAnsi="Times New Roman" w:cs="Times New Roman"/>
          <w:sz w:val="24"/>
          <w:szCs w:val="24"/>
          <w:lang w:val="en-US"/>
        </w:rPr>
        <w:t xml:space="preserve"> at some stock sizes</w:t>
      </w:r>
      <w:r w:rsidRPr="5DDF7D93">
        <w:rPr>
          <w:rFonts w:ascii="Times New Roman" w:hAnsi="Times New Roman" w:cs="Times New Roman"/>
          <w:sz w:val="24"/>
          <w:szCs w:val="24"/>
          <w:lang w:val="en-US"/>
        </w:rPr>
        <w:t>, th</w:t>
      </w:r>
      <w:r w:rsidR="00D30450">
        <w:rPr>
          <w:rFonts w:ascii="Times New Roman" w:hAnsi="Times New Roman" w:cs="Times New Roman"/>
          <w:sz w:val="24"/>
          <w:szCs w:val="24"/>
          <w:lang w:val="en-US"/>
        </w:rPr>
        <w:t>ey</w:t>
      </w:r>
      <w:r w:rsidRPr="5DDF7D93">
        <w:rPr>
          <w:rFonts w:ascii="Times New Roman" w:hAnsi="Times New Roman" w:cs="Times New Roman"/>
          <w:sz w:val="24"/>
          <w:szCs w:val="24"/>
          <w:lang w:val="en-US"/>
        </w:rPr>
        <w:t xml:space="preserve"> may not provide safe guards against chronic over exploitation and </w:t>
      </w:r>
      <w:r w:rsidR="00154982" w:rsidRPr="5DDF7D93">
        <w:rPr>
          <w:rFonts w:ascii="Times New Roman" w:hAnsi="Times New Roman" w:cs="Times New Roman"/>
          <w:sz w:val="24"/>
          <w:szCs w:val="24"/>
          <w:lang w:val="en-US"/>
        </w:rPr>
        <w:t xml:space="preserve">compared with other regulatory measures </w:t>
      </w:r>
      <w:r w:rsidRPr="5DDF7D93">
        <w:rPr>
          <w:rFonts w:ascii="Times New Roman" w:hAnsi="Times New Roman" w:cs="Times New Roman"/>
          <w:sz w:val="24"/>
          <w:szCs w:val="24"/>
          <w:lang w:val="en-US"/>
        </w:rPr>
        <w:t xml:space="preserve">may </w:t>
      </w:r>
      <w:r w:rsidR="00154982" w:rsidRPr="5DDF7D93">
        <w:rPr>
          <w:rFonts w:ascii="Times New Roman" w:hAnsi="Times New Roman" w:cs="Times New Roman"/>
          <w:sz w:val="24"/>
          <w:szCs w:val="24"/>
          <w:lang w:val="en-US"/>
        </w:rPr>
        <w:t xml:space="preserve">entail larger reductions in yields to obtain comparable conservation outcomes. </w:t>
      </w:r>
      <w:r w:rsidR="6A04CB51" w:rsidRPr="5DDF7D93">
        <w:rPr>
          <w:rFonts w:ascii="Times New Roman" w:hAnsi="Times New Roman" w:cs="Times New Roman"/>
          <w:sz w:val="24"/>
          <w:szCs w:val="24"/>
          <w:lang w:val="en-US"/>
        </w:rPr>
        <w:t xml:space="preserve">However, we acknowledge that implementing and enforcing effort limits </w:t>
      </w:r>
      <w:r w:rsidR="005252DE">
        <w:rPr>
          <w:rFonts w:ascii="Times New Roman" w:hAnsi="Times New Roman" w:cs="Times New Roman"/>
          <w:sz w:val="24"/>
          <w:szCs w:val="24"/>
          <w:lang w:val="en-US"/>
        </w:rPr>
        <w:t>is often considerably harder</w:t>
      </w:r>
      <w:r w:rsidR="6A04CB51" w:rsidRPr="5DDF7D93">
        <w:rPr>
          <w:rFonts w:ascii="Times New Roman" w:hAnsi="Times New Roman" w:cs="Times New Roman"/>
          <w:sz w:val="24"/>
          <w:szCs w:val="24"/>
          <w:lang w:val="en-US"/>
        </w:rPr>
        <w:t xml:space="preserve"> in recreational fisheries </w:t>
      </w:r>
      <w:r w:rsidR="005252DE">
        <w:rPr>
          <w:rFonts w:ascii="Times New Roman" w:hAnsi="Times New Roman" w:cs="Times New Roman"/>
          <w:sz w:val="24"/>
          <w:szCs w:val="24"/>
          <w:lang w:val="en-US"/>
        </w:rPr>
        <w:t>than</w:t>
      </w:r>
      <w:r w:rsidR="6A04CB51" w:rsidRPr="5DDF7D93">
        <w:rPr>
          <w:rFonts w:ascii="Times New Roman" w:hAnsi="Times New Roman" w:cs="Times New Roman"/>
          <w:sz w:val="24"/>
          <w:szCs w:val="24"/>
          <w:lang w:val="en-US"/>
        </w:rPr>
        <w:t xml:space="preserve"> commercial</w:t>
      </w:r>
      <w:r w:rsidR="00650B9F">
        <w:rPr>
          <w:rFonts w:ascii="Times New Roman" w:hAnsi="Times New Roman" w:cs="Times New Roman"/>
          <w:sz w:val="24"/>
          <w:szCs w:val="24"/>
          <w:lang w:val="en-US"/>
        </w:rPr>
        <w:t xml:space="preserve"> fisheries</w:t>
      </w:r>
      <w:r w:rsidR="6A04CB51" w:rsidRPr="5DDF7D93">
        <w:rPr>
          <w:rFonts w:ascii="Times New Roman" w:hAnsi="Times New Roman" w:cs="Times New Roman"/>
          <w:sz w:val="24"/>
          <w:szCs w:val="24"/>
          <w:lang w:val="en-US"/>
        </w:rPr>
        <w:t xml:space="preserve">. </w:t>
      </w:r>
      <w:r w:rsidR="79243998" w:rsidRPr="732A6FDA">
        <w:rPr>
          <w:rFonts w:ascii="Times New Roman" w:hAnsi="Times New Roman" w:cs="Times New Roman"/>
          <w:sz w:val="24"/>
          <w:szCs w:val="24"/>
          <w:lang w:val="en-US"/>
        </w:rPr>
        <w:t>With these analyses, managers can now w</w:t>
      </w:r>
      <w:r w:rsidR="001178C4">
        <w:rPr>
          <w:rFonts w:ascii="Times New Roman" w:hAnsi="Times New Roman" w:cs="Times New Roman"/>
          <w:sz w:val="24"/>
          <w:szCs w:val="24"/>
          <w:lang w:val="en-US"/>
        </w:rPr>
        <w:t>eigh</w:t>
      </w:r>
      <w:r w:rsidR="79243998" w:rsidRPr="732A6FDA">
        <w:rPr>
          <w:rFonts w:ascii="Times New Roman" w:hAnsi="Times New Roman" w:cs="Times New Roman"/>
          <w:sz w:val="24"/>
          <w:szCs w:val="24"/>
          <w:lang w:val="en-US"/>
        </w:rPr>
        <w:t xml:space="preserve"> the </w:t>
      </w:r>
      <w:r w:rsidR="79243998" w:rsidRPr="014349F3">
        <w:rPr>
          <w:rFonts w:ascii="Times New Roman" w:hAnsi="Times New Roman" w:cs="Times New Roman"/>
          <w:sz w:val="24"/>
          <w:szCs w:val="24"/>
          <w:lang w:val="en-US"/>
        </w:rPr>
        <w:t xml:space="preserve">added benefit of effort </w:t>
      </w:r>
      <w:r w:rsidR="79243998" w:rsidRPr="12C574B8">
        <w:rPr>
          <w:rFonts w:ascii="Times New Roman" w:hAnsi="Times New Roman" w:cs="Times New Roman"/>
          <w:sz w:val="24"/>
          <w:szCs w:val="24"/>
          <w:lang w:val="en-US"/>
        </w:rPr>
        <w:t xml:space="preserve">limits against costs of </w:t>
      </w:r>
      <w:r w:rsidR="79243998" w:rsidRPr="68B774F7">
        <w:rPr>
          <w:rFonts w:ascii="Times New Roman" w:hAnsi="Times New Roman" w:cs="Times New Roman"/>
          <w:sz w:val="24"/>
          <w:szCs w:val="24"/>
          <w:lang w:val="en-US"/>
        </w:rPr>
        <w:t>implementation.</w:t>
      </w:r>
      <w:r w:rsidR="00C90321">
        <w:rPr>
          <w:rFonts w:ascii="Times New Roman" w:hAnsi="Times New Roman" w:cs="Times New Roman"/>
          <w:sz w:val="24"/>
          <w:szCs w:val="24"/>
          <w:lang w:val="en-US"/>
        </w:rPr>
        <w:t xml:space="preserve"> </w:t>
      </w:r>
      <w:r w:rsidRPr="68B774F7">
        <w:rPr>
          <w:rFonts w:ascii="Times New Roman" w:hAnsi="Times New Roman" w:cs="Times New Roman"/>
          <w:sz w:val="24"/>
          <w:szCs w:val="24"/>
          <w:lang w:val="en-US"/>
        </w:rPr>
        <w:t>Given</w:t>
      </w:r>
      <w:r w:rsidRPr="5DDF7D93">
        <w:rPr>
          <w:rFonts w:ascii="Times New Roman" w:hAnsi="Times New Roman" w:cs="Times New Roman"/>
          <w:sz w:val="24"/>
          <w:szCs w:val="24"/>
          <w:lang w:val="en-US"/>
        </w:rPr>
        <w:t xml:space="preserve"> the economic, sociological and ecological importance of recreational fisheries (Cooke and Cowx, 2004, Coleman et al. 2004) it is vital that rigorous and </w:t>
      </w:r>
      <w:r w:rsidRPr="5DDF7D93">
        <w:rPr>
          <w:rFonts w:ascii="Times New Roman" w:hAnsi="Times New Roman" w:cs="Times New Roman"/>
          <w:sz w:val="24"/>
          <w:szCs w:val="24"/>
          <w:lang w:val="en-US"/>
        </w:rPr>
        <w:lastRenderedPageBreak/>
        <w:t xml:space="preserve">transparent decision frameworks are available to inform management decision making. This research developed </w:t>
      </w:r>
      <w:r w:rsidR="00154982" w:rsidRPr="5DDF7D93">
        <w:rPr>
          <w:rFonts w:ascii="Times New Roman" w:hAnsi="Times New Roman" w:cs="Times New Roman"/>
          <w:sz w:val="24"/>
          <w:szCs w:val="24"/>
          <w:lang w:val="en-US"/>
        </w:rPr>
        <w:t>an approach for the theoretical testing of candidate bag limits as a step to</w:t>
      </w:r>
      <w:r w:rsidRPr="5DDF7D93">
        <w:rPr>
          <w:rFonts w:ascii="Times New Roman" w:hAnsi="Times New Roman" w:cs="Times New Roman"/>
          <w:sz w:val="24"/>
          <w:szCs w:val="24"/>
          <w:lang w:val="en-US"/>
        </w:rPr>
        <w:t xml:space="preserve">wards a </w:t>
      </w:r>
      <w:r w:rsidR="00154982" w:rsidRPr="5DDF7D93">
        <w:rPr>
          <w:rFonts w:ascii="Times New Roman" w:hAnsi="Times New Roman" w:cs="Times New Roman"/>
          <w:sz w:val="24"/>
          <w:szCs w:val="24"/>
          <w:lang w:val="en-US"/>
        </w:rPr>
        <w:t xml:space="preserve">more </w:t>
      </w:r>
      <w:r w:rsidRPr="5DDF7D93">
        <w:rPr>
          <w:rFonts w:ascii="Times New Roman" w:hAnsi="Times New Roman" w:cs="Times New Roman"/>
          <w:sz w:val="24"/>
          <w:szCs w:val="24"/>
          <w:lang w:val="en-US"/>
        </w:rPr>
        <w:t>comprehensive strategic approach to regulation of recreational fisheries.</w:t>
      </w:r>
      <w:r w:rsidR="687ABC04" w:rsidRPr="5DDF7D93">
        <w:rPr>
          <w:rFonts w:ascii="Times New Roman" w:hAnsi="Times New Roman" w:cs="Times New Roman"/>
          <w:sz w:val="24"/>
          <w:szCs w:val="24"/>
          <w:lang w:val="en-US"/>
        </w:rPr>
        <w:t xml:space="preserve"> </w:t>
      </w:r>
      <w:r w:rsidRPr="5DDF7D93">
        <w:rPr>
          <w:rFonts w:ascii="Times New Roman" w:hAnsi="Times New Roman" w:cs="Times New Roman"/>
          <w:sz w:val="24"/>
          <w:szCs w:val="24"/>
          <w:lang w:val="en-US"/>
        </w:rPr>
        <w:br w:type="page"/>
      </w:r>
    </w:p>
    <w:p w14:paraId="0BA69D6B" w14:textId="77777777" w:rsidR="00B40F27" w:rsidRPr="007E2CD6" w:rsidRDefault="004946ED">
      <w:pPr>
        <w:spacing w:line="480" w:lineRule="auto"/>
        <w:rPr>
          <w:rFonts w:ascii="Times New Roman" w:hAnsi="Times New Roman" w:cs="Times New Roman"/>
          <w:b/>
          <w:sz w:val="24"/>
          <w:szCs w:val="24"/>
        </w:rPr>
      </w:pPr>
      <w:r w:rsidRPr="007E2CD6">
        <w:rPr>
          <w:rFonts w:ascii="Times New Roman" w:hAnsi="Times New Roman" w:cs="Times New Roman"/>
          <w:b/>
          <w:sz w:val="24"/>
          <w:szCs w:val="24"/>
        </w:rPr>
        <w:lastRenderedPageBreak/>
        <w:t>Code and Data</w:t>
      </w:r>
    </w:p>
    <w:p w14:paraId="11F1BFE2" w14:textId="77777777" w:rsidR="00B40F27" w:rsidRPr="007E2CD6" w:rsidRDefault="00B40F27">
      <w:pPr>
        <w:spacing w:line="480" w:lineRule="auto"/>
        <w:rPr>
          <w:rFonts w:ascii="Times New Roman" w:hAnsi="Times New Roman" w:cs="Times New Roman"/>
          <w:b/>
          <w:sz w:val="24"/>
          <w:szCs w:val="24"/>
        </w:rPr>
      </w:pPr>
    </w:p>
    <w:p w14:paraId="025AF01B" w14:textId="675CF270" w:rsidR="00B40F27" w:rsidRPr="007E2CD6" w:rsidRDefault="004946ED" w:rsidP="2E7551DE">
      <w:pPr>
        <w:spacing w:line="480" w:lineRule="auto"/>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The </w:t>
      </w:r>
      <w:r w:rsidR="007E6E59" w:rsidRPr="2E7551DE">
        <w:rPr>
          <w:rFonts w:ascii="Times New Roman" w:hAnsi="Times New Roman" w:cs="Times New Roman"/>
          <w:sz w:val="24"/>
          <w:szCs w:val="24"/>
          <w:lang w:val="en-US"/>
        </w:rPr>
        <w:t>trip-level</w:t>
      </w:r>
      <w:r w:rsidRPr="2E7551DE">
        <w:rPr>
          <w:rFonts w:ascii="Times New Roman" w:hAnsi="Times New Roman" w:cs="Times New Roman"/>
          <w:sz w:val="24"/>
          <w:szCs w:val="24"/>
          <w:lang w:val="en-US"/>
        </w:rPr>
        <w:t xml:space="preserve"> data used in the fitting of bag limit models are confidential. However, derived code and objects such as openMSE operating models, bag limit management procedures and simulation outputs are all publicly available from </w:t>
      </w:r>
      <w:r w:rsidR="006B57FC">
        <w:rPr>
          <w:rFonts w:ascii="Times New Roman" w:hAnsi="Times New Roman" w:cs="Times New Roman"/>
          <w:sz w:val="24"/>
          <w:szCs w:val="24"/>
          <w:lang w:val="en-US"/>
        </w:rPr>
        <w:t>a</w:t>
      </w:r>
      <w:r w:rsidRPr="2E7551DE">
        <w:rPr>
          <w:rFonts w:ascii="Times New Roman" w:hAnsi="Times New Roman" w:cs="Times New Roman"/>
          <w:sz w:val="24"/>
          <w:szCs w:val="24"/>
          <w:lang w:val="en-US"/>
        </w:rPr>
        <w:t xml:space="preserve"> GitHub repository</w:t>
      </w:r>
      <w:r w:rsidR="006B57FC">
        <w:rPr>
          <w:rFonts w:ascii="Times New Roman" w:hAnsi="Times New Roman" w:cs="Times New Roman"/>
          <w:sz w:val="24"/>
          <w:szCs w:val="24"/>
          <w:lang w:val="en-US"/>
        </w:rPr>
        <w:t xml:space="preserve">: </w:t>
      </w:r>
      <w:hyperlink r:id="rId22">
        <w:r w:rsidR="006B57FC" w:rsidRPr="2E7551DE">
          <w:rPr>
            <w:rFonts w:ascii="Times New Roman" w:hAnsi="Times New Roman" w:cs="Times New Roman"/>
            <w:color w:val="1155CC"/>
            <w:sz w:val="24"/>
            <w:szCs w:val="24"/>
            <w:u w:val="single"/>
            <w:lang w:val="en-US"/>
          </w:rPr>
          <w:t>https://github.com/Blue-Matter/CDFW_Bag_Limits</w:t>
        </w:r>
      </w:hyperlink>
      <w:r w:rsidR="006B57FC" w:rsidRPr="2E7551DE">
        <w:rPr>
          <w:rFonts w:ascii="Times New Roman" w:hAnsi="Times New Roman" w:cs="Times New Roman"/>
          <w:sz w:val="24"/>
          <w:szCs w:val="24"/>
          <w:lang w:val="en-US"/>
        </w:rPr>
        <w:t>.</w:t>
      </w:r>
      <w:r w:rsidR="006B57FC">
        <w:rPr>
          <w:rFonts w:ascii="Times New Roman" w:hAnsi="Times New Roman" w:cs="Times New Roman"/>
          <w:sz w:val="24"/>
          <w:szCs w:val="24"/>
          <w:lang w:val="en-US"/>
        </w:rPr>
        <w:t xml:space="preserve"> A concise code example of the MSE analyses is available from the project page: </w:t>
      </w:r>
      <w:ins w:id="196" w:author="Thomas Carruthers" w:date="2026-04-24T09:36:00Z" w16du:dateUtc="2026-04-24T16:36:00Z">
        <w:r w:rsidR="00826F80" w:rsidRPr="00826F80">
          <w:rPr>
            <w:rFonts w:ascii="Times New Roman" w:hAnsi="Times New Roman" w:cs="Times New Roman"/>
            <w:sz w:val="24"/>
            <w:szCs w:val="24"/>
            <w:lang w:val="en-US"/>
          </w:rPr>
          <w:t>https://blue-matter.github.io/CaliBL</w:t>
        </w:r>
      </w:ins>
    </w:p>
    <w:p w14:paraId="51F4016F" w14:textId="77777777" w:rsidR="00B40F27" w:rsidRPr="007E2CD6" w:rsidRDefault="00B40F27">
      <w:pPr>
        <w:spacing w:line="480" w:lineRule="auto"/>
        <w:rPr>
          <w:rFonts w:ascii="Times New Roman" w:hAnsi="Times New Roman" w:cs="Times New Roman"/>
          <w:b/>
          <w:sz w:val="24"/>
          <w:szCs w:val="24"/>
        </w:rPr>
      </w:pPr>
    </w:p>
    <w:p w14:paraId="18E7E382" w14:textId="77777777" w:rsidR="00B40F27" w:rsidRPr="007E2CD6" w:rsidRDefault="004946ED">
      <w:pPr>
        <w:spacing w:line="480" w:lineRule="auto"/>
        <w:rPr>
          <w:rFonts w:ascii="Times New Roman" w:hAnsi="Times New Roman" w:cs="Times New Roman"/>
          <w:b/>
          <w:sz w:val="24"/>
          <w:szCs w:val="24"/>
        </w:rPr>
      </w:pPr>
      <w:r w:rsidRPr="007E2CD6">
        <w:rPr>
          <w:rFonts w:ascii="Times New Roman" w:hAnsi="Times New Roman" w:cs="Times New Roman"/>
          <w:b/>
          <w:sz w:val="24"/>
          <w:szCs w:val="24"/>
        </w:rPr>
        <w:t>Acknowledgements</w:t>
      </w:r>
    </w:p>
    <w:p w14:paraId="130FA016" w14:textId="77777777" w:rsidR="00B40F27" w:rsidRPr="007E2CD6" w:rsidRDefault="00B40F27">
      <w:pPr>
        <w:spacing w:line="480" w:lineRule="auto"/>
        <w:rPr>
          <w:rFonts w:ascii="Times New Roman" w:hAnsi="Times New Roman" w:cs="Times New Roman"/>
          <w:b/>
          <w:sz w:val="24"/>
          <w:szCs w:val="24"/>
        </w:rPr>
      </w:pPr>
    </w:p>
    <w:p w14:paraId="59047485" w14:textId="1C98E6FB" w:rsidR="0038652A" w:rsidRPr="0038652A" w:rsidRDefault="004946ED" w:rsidP="0038652A">
      <w:pPr>
        <w:spacing w:line="480" w:lineRule="auto"/>
        <w:rPr>
          <w:rFonts w:ascii="Times New Roman" w:hAnsi="Times New Roman" w:cs="Times New Roman"/>
          <w:sz w:val="24"/>
          <w:szCs w:val="24"/>
          <w:lang w:val="en-CA"/>
        </w:rPr>
      </w:pPr>
      <w:r w:rsidRPr="2E7551DE">
        <w:rPr>
          <w:rFonts w:ascii="Times New Roman" w:hAnsi="Times New Roman" w:cs="Times New Roman"/>
          <w:sz w:val="24"/>
          <w:szCs w:val="24"/>
          <w:lang w:val="en-US"/>
        </w:rPr>
        <w:t xml:space="preserve">This research was supported by the Resources Legacy Fund (FIS 17037). </w:t>
      </w:r>
      <w:r w:rsidR="0038652A" w:rsidRPr="2E7551DE">
        <w:rPr>
          <w:rFonts w:ascii="Times New Roman" w:hAnsi="Times New Roman" w:cs="Times New Roman"/>
          <w:sz w:val="24"/>
          <w:szCs w:val="24"/>
          <w:lang w:val="en-US"/>
        </w:rPr>
        <w:t>Thanks t</w:t>
      </w:r>
      <w:r w:rsidR="0038652A">
        <w:rPr>
          <w:rFonts w:ascii="Times New Roman" w:hAnsi="Times New Roman" w:cs="Times New Roman"/>
          <w:sz w:val="24"/>
          <w:szCs w:val="24"/>
          <w:lang w:val="en-US"/>
        </w:rPr>
        <w:t>o</w:t>
      </w:r>
      <w:r w:rsidR="0038652A" w:rsidRPr="0038652A">
        <w:t xml:space="preserve"> </w:t>
      </w:r>
      <w:r w:rsidR="0038652A" w:rsidRPr="0038652A">
        <w:rPr>
          <w:rFonts w:ascii="Times New Roman" w:hAnsi="Times New Roman" w:cs="Times New Roman"/>
          <w:sz w:val="24"/>
          <w:szCs w:val="24"/>
          <w:lang w:val="en-US"/>
        </w:rPr>
        <w:t xml:space="preserve">Huff McGonigal </w:t>
      </w:r>
      <w:r w:rsidR="0038652A">
        <w:rPr>
          <w:rFonts w:ascii="Times New Roman" w:hAnsi="Times New Roman" w:cs="Times New Roman"/>
          <w:sz w:val="24"/>
          <w:szCs w:val="24"/>
          <w:lang w:val="en-US"/>
        </w:rPr>
        <w:t>for supporting this work. Ma</w:t>
      </w:r>
      <w:r w:rsidRPr="2E7551DE">
        <w:rPr>
          <w:rFonts w:ascii="Times New Roman" w:hAnsi="Times New Roman" w:cs="Times New Roman"/>
          <w:sz w:val="24"/>
          <w:szCs w:val="24"/>
          <w:lang w:val="en-US"/>
        </w:rPr>
        <w:t xml:space="preserve">ny thanks to Adrian Hordyk and Quang Huynh for </w:t>
      </w:r>
      <w:r w:rsidR="0038652A">
        <w:rPr>
          <w:rFonts w:ascii="Times New Roman" w:hAnsi="Times New Roman" w:cs="Times New Roman"/>
          <w:sz w:val="24"/>
          <w:szCs w:val="24"/>
          <w:lang w:val="en-US"/>
        </w:rPr>
        <w:t xml:space="preserve">assistance </w:t>
      </w:r>
      <w:r w:rsidRPr="2E7551DE">
        <w:rPr>
          <w:rFonts w:ascii="Times New Roman" w:hAnsi="Times New Roman" w:cs="Times New Roman"/>
          <w:sz w:val="24"/>
          <w:szCs w:val="24"/>
          <w:lang w:val="en-US"/>
        </w:rPr>
        <w:t xml:space="preserve">implementing </w:t>
      </w:r>
      <w:r w:rsidR="0038652A">
        <w:rPr>
          <w:rFonts w:ascii="Times New Roman" w:hAnsi="Times New Roman" w:cs="Times New Roman"/>
          <w:sz w:val="24"/>
          <w:szCs w:val="24"/>
          <w:lang w:val="en-US"/>
        </w:rPr>
        <w:t>methods</w:t>
      </w:r>
      <w:r w:rsidRPr="2E7551DE">
        <w:rPr>
          <w:rFonts w:ascii="Times New Roman" w:hAnsi="Times New Roman" w:cs="Times New Roman"/>
          <w:sz w:val="24"/>
          <w:szCs w:val="24"/>
          <w:lang w:val="en-US"/>
        </w:rPr>
        <w:t xml:space="preserve"> in the OpenMSE framework.</w:t>
      </w:r>
      <w:r w:rsidR="00C90321">
        <w:t xml:space="preserve"> </w:t>
      </w:r>
      <w:r w:rsidR="0038652A">
        <w:rPr>
          <w:rFonts w:ascii="Times New Roman" w:hAnsi="Times New Roman" w:cs="Times New Roman"/>
          <w:sz w:val="24"/>
          <w:szCs w:val="24"/>
          <w:lang w:val="en-CA"/>
        </w:rPr>
        <w:t>Thanks to H</w:t>
      </w:r>
      <w:r w:rsidR="0038652A" w:rsidRPr="0038652A">
        <w:rPr>
          <w:rFonts w:ascii="Times New Roman" w:hAnsi="Times New Roman" w:cs="Times New Roman"/>
          <w:sz w:val="24"/>
          <w:szCs w:val="24"/>
          <w:lang w:val="en-CA"/>
        </w:rPr>
        <w:t>elen Killeen</w:t>
      </w:r>
      <w:r w:rsidR="0038652A">
        <w:rPr>
          <w:rFonts w:ascii="Times New Roman" w:hAnsi="Times New Roman" w:cs="Times New Roman"/>
          <w:sz w:val="24"/>
          <w:szCs w:val="24"/>
          <w:lang w:val="en-CA"/>
        </w:rPr>
        <w:t xml:space="preserve">, </w:t>
      </w:r>
      <w:r w:rsidR="0038652A" w:rsidRPr="0038652A">
        <w:rPr>
          <w:rFonts w:ascii="Times New Roman" w:hAnsi="Times New Roman" w:cs="Times New Roman"/>
          <w:sz w:val="24"/>
          <w:szCs w:val="24"/>
          <w:lang w:val="en-CA"/>
        </w:rPr>
        <w:t>John Budrick</w:t>
      </w:r>
      <w:r w:rsidR="0038652A">
        <w:rPr>
          <w:rFonts w:ascii="Times New Roman" w:hAnsi="Times New Roman" w:cs="Times New Roman"/>
          <w:sz w:val="24"/>
          <w:szCs w:val="24"/>
          <w:lang w:val="en-CA"/>
        </w:rPr>
        <w:t xml:space="preserve"> and </w:t>
      </w:r>
      <w:r w:rsidR="0038652A" w:rsidRPr="0038652A">
        <w:rPr>
          <w:rFonts w:ascii="Times New Roman" w:hAnsi="Times New Roman" w:cs="Times New Roman"/>
          <w:sz w:val="24"/>
          <w:szCs w:val="24"/>
          <w:lang w:val="en-CA"/>
        </w:rPr>
        <w:t>Melanie Parker</w:t>
      </w:r>
      <w:r w:rsidR="0038652A">
        <w:rPr>
          <w:rFonts w:ascii="Times New Roman" w:hAnsi="Times New Roman" w:cs="Times New Roman"/>
          <w:sz w:val="24"/>
          <w:szCs w:val="24"/>
          <w:lang w:val="en-CA"/>
        </w:rPr>
        <w:t xml:space="preserve"> for their helpful comments on an earlier draft of this paper. </w:t>
      </w:r>
    </w:p>
    <w:p w14:paraId="7AF098E8" w14:textId="1AF6FFB7" w:rsidR="00B40F27" w:rsidRPr="007E2CD6" w:rsidRDefault="00B40F27">
      <w:pPr>
        <w:spacing w:line="480" w:lineRule="auto"/>
        <w:rPr>
          <w:rFonts w:ascii="Times New Roman" w:hAnsi="Times New Roman" w:cs="Times New Roman"/>
          <w:b/>
          <w:sz w:val="24"/>
          <w:szCs w:val="24"/>
        </w:rPr>
      </w:pPr>
    </w:p>
    <w:p w14:paraId="7B26E9F9" w14:textId="77777777" w:rsidR="00B40F27" w:rsidRPr="007E2CD6" w:rsidRDefault="004946ED">
      <w:pPr>
        <w:spacing w:line="480" w:lineRule="auto"/>
        <w:rPr>
          <w:rFonts w:ascii="Times New Roman" w:hAnsi="Times New Roman" w:cs="Times New Roman"/>
          <w:b/>
          <w:sz w:val="24"/>
          <w:szCs w:val="24"/>
        </w:rPr>
      </w:pPr>
      <w:r w:rsidRPr="007E2CD6">
        <w:rPr>
          <w:rFonts w:ascii="Times New Roman" w:hAnsi="Times New Roman" w:cs="Times New Roman"/>
          <w:b/>
          <w:sz w:val="24"/>
          <w:szCs w:val="24"/>
        </w:rPr>
        <w:t>References</w:t>
      </w:r>
    </w:p>
    <w:p w14:paraId="1EEAF2AA" w14:textId="77777777" w:rsidR="00B40F27" w:rsidRPr="007E2CD6" w:rsidRDefault="004946ED">
      <w:pPr>
        <w:spacing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Abbott, J. K., and Fenichel, E. P. 2013. Anticipating adaptation: a mechanistic approach for linking policy and stock status to recreational angler behavior. Canadian Journal of Fisheries and Aquatic Sciences, 70: 1190–1208.</w:t>
      </w:r>
    </w:p>
    <w:p w14:paraId="366C2B51" w14:textId="7E5B2146" w:rsidR="00B40F27" w:rsidRPr="007E2CD6" w:rsidRDefault="004946ED">
      <w:pPr>
        <w:spacing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 xml:space="preserve">Anon 2024. Ontario fishing regulations summary. Ontario Fish and Wildlife. Available from: </w:t>
      </w:r>
      <w:hyperlink r:id="rId23">
        <w:r w:rsidRPr="007E2CD6">
          <w:rPr>
            <w:rFonts w:ascii="Times New Roman" w:hAnsi="Times New Roman" w:cs="Times New Roman"/>
            <w:color w:val="1155CC"/>
            <w:sz w:val="24"/>
            <w:szCs w:val="24"/>
            <w:u w:val="single"/>
          </w:rPr>
          <w:t>ontario.ca/fishingregulations</w:t>
        </w:r>
      </w:hyperlink>
      <w:r w:rsidRPr="007E2CD6">
        <w:rPr>
          <w:rFonts w:ascii="Times New Roman" w:hAnsi="Times New Roman" w:cs="Times New Roman"/>
          <w:sz w:val="24"/>
          <w:szCs w:val="24"/>
        </w:rPr>
        <w:t xml:space="preserve"> [accessed </w:t>
      </w:r>
      <w:r w:rsidR="003A29FD">
        <w:rPr>
          <w:rFonts w:ascii="Times New Roman" w:hAnsi="Times New Roman" w:cs="Times New Roman"/>
          <w:sz w:val="24"/>
          <w:szCs w:val="24"/>
        </w:rPr>
        <w:t>Oct</w:t>
      </w:r>
      <w:r w:rsidRPr="007E2CD6">
        <w:rPr>
          <w:rFonts w:ascii="Times New Roman" w:hAnsi="Times New Roman" w:cs="Times New Roman"/>
          <w:sz w:val="24"/>
          <w:szCs w:val="24"/>
        </w:rPr>
        <w:t xml:space="preserve"> 202</w:t>
      </w:r>
      <w:r w:rsidR="003A29FD">
        <w:rPr>
          <w:rFonts w:ascii="Times New Roman" w:hAnsi="Times New Roman" w:cs="Times New Roman"/>
          <w:sz w:val="24"/>
          <w:szCs w:val="24"/>
        </w:rPr>
        <w:t>5</w:t>
      </w:r>
      <w:r w:rsidRPr="007E2CD6">
        <w:rPr>
          <w:rFonts w:ascii="Times New Roman" w:hAnsi="Times New Roman" w:cs="Times New Roman"/>
          <w:sz w:val="24"/>
          <w:szCs w:val="24"/>
        </w:rPr>
        <w:t>]</w:t>
      </w:r>
    </w:p>
    <w:p w14:paraId="6EC687CF" w14:textId="2C2F6C17"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Allen,</w:t>
      </w:r>
      <w:r w:rsidR="00885121">
        <w:rPr>
          <w:rFonts w:ascii="Times New Roman" w:hAnsi="Times New Roman" w:cs="Times New Roman"/>
          <w:sz w:val="24"/>
          <w:szCs w:val="24"/>
          <w:lang w:val="en-US"/>
        </w:rPr>
        <w:t xml:space="preserve"> </w:t>
      </w:r>
      <w:r w:rsidRPr="2E7551DE">
        <w:rPr>
          <w:rFonts w:ascii="Times New Roman" w:hAnsi="Times New Roman" w:cs="Times New Roman"/>
          <w:sz w:val="24"/>
          <w:szCs w:val="24"/>
          <w:lang w:val="en-US"/>
        </w:rPr>
        <w:t>L.G., D.J. Pondella, and M. H. Horn (eds.). 2006. The Ecology of Marine Fishes: California and Adjacent Waters, University of California Press, Berkeley, 670 pp.</w:t>
      </w:r>
    </w:p>
    <w:p w14:paraId="5C50A673" w14:textId="233D0BEE" w:rsidR="00B532FE" w:rsidRDefault="00B532FE" w:rsidP="2E7551DE">
      <w:pPr>
        <w:spacing w:after="70" w:line="480" w:lineRule="auto"/>
        <w:ind w:left="450" w:hanging="450"/>
        <w:rPr>
          <w:ins w:id="197" w:author="Thomas Carruthers" w:date="2026-04-24T12:41:00Z" w16du:dateUtc="2026-04-24T19:41:00Z"/>
          <w:rFonts w:ascii="Times New Roman" w:hAnsi="Times New Roman" w:cs="Times New Roman"/>
          <w:sz w:val="24"/>
          <w:szCs w:val="24"/>
          <w:lang w:val="en-US"/>
        </w:rPr>
      </w:pPr>
      <w:ins w:id="198" w:author="Thomas Carruthers" w:date="2026-04-24T12:41:00Z" w16du:dateUtc="2026-04-24T19:41:00Z">
        <w:r>
          <w:rPr>
            <w:rFonts w:ascii="Times New Roman" w:hAnsi="Times New Roman" w:cs="Times New Roman"/>
            <w:sz w:val="24"/>
            <w:szCs w:val="24"/>
            <w:lang w:val="en-US"/>
          </w:rPr>
          <w:lastRenderedPageBreak/>
          <w:t xml:space="preserve">Barnes, C., Oken, K., Sampson, D., Wetzel, C. 2024. 2024 California Halibut Stock Assessment Review Panel Report. Available from: </w:t>
        </w:r>
      </w:ins>
      <w:ins w:id="199" w:author="Thomas Carruthers" w:date="2026-04-24T12:42:00Z" w16du:dateUtc="2026-04-24T19:42:00Z">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HYPERLINK "</w:instrText>
        </w:r>
        <w:r w:rsidRPr="00B532FE">
          <w:rPr>
            <w:rFonts w:ascii="Times New Roman" w:hAnsi="Times New Roman" w:cs="Times New Roman"/>
            <w:sz w:val="24"/>
            <w:szCs w:val="24"/>
            <w:lang w:val="en-US"/>
          </w:rPr>
          <w:instrText>https://mlmamasterplan.com/wp-content/uploads/2025/03/CAHalibut_STAR_Report2024_v2.pdf</w:instrText>
        </w:r>
        <w:r>
          <w:rPr>
            <w:rFonts w:ascii="Times New Roman" w:hAnsi="Times New Roman" w:cs="Times New Roman"/>
            <w:sz w:val="24"/>
            <w:szCs w:val="24"/>
            <w:lang w:val="en-US"/>
          </w:rPr>
          <w:instrText>"</w:instrText>
        </w:r>
        <w:r>
          <w:rPr>
            <w:rFonts w:ascii="Times New Roman" w:hAnsi="Times New Roman" w:cs="Times New Roman"/>
            <w:sz w:val="24"/>
            <w:szCs w:val="24"/>
            <w:lang w:val="en-US"/>
          </w:rPr>
        </w:r>
        <w:r>
          <w:rPr>
            <w:rFonts w:ascii="Times New Roman" w:hAnsi="Times New Roman" w:cs="Times New Roman"/>
            <w:sz w:val="24"/>
            <w:szCs w:val="24"/>
            <w:lang w:val="en-US"/>
          </w:rPr>
          <w:fldChar w:fldCharType="separate"/>
        </w:r>
        <w:r w:rsidRPr="00EC5363">
          <w:rPr>
            <w:rStyle w:val="Hyperlink"/>
            <w:rFonts w:ascii="Times New Roman" w:hAnsi="Times New Roman" w:cs="Times New Roman"/>
            <w:sz w:val="24"/>
            <w:szCs w:val="24"/>
            <w:lang w:val="en-US"/>
          </w:rPr>
          <w:t>https://mlmamasterplan.com/wp-content/uploads/2025/03/CAHalibut_STAR_Report2024_v2.pdf</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[accessed April 2026]</w:t>
        </w:r>
      </w:ins>
    </w:p>
    <w:p w14:paraId="42C88630" w14:textId="401E0FCB"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Beard, T. D., S. P. Cox, and S. R. Carpenter. 2003. Impacts of daily bag limit reductions on angler effort in Wisconsin Walleye lakes. North American Journal of Fisheries Management 23: 1283–1293. https://doi.org/10.1577/M01-227AM</w:t>
      </w:r>
    </w:p>
    <w:p w14:paraId="21D0C172"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Berger, A. M., Grandin, C. J., Taylor, I. G., Edwards, A. M., and Cox, S. (2017). Status of the Pacific Hake (whiting) stock in U.S. and Canadian waters in 2017. Silver Spring, MD: National Marine Fisheries Service and Fisheries and Oceans Canada.</w:t>
      </w:r>
    </w:p>
    <w:p w14:paraId="6099FC5E" w14:textId="0A7808A8"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 xml:space="preserve">Budrick, J., Dorn, M., Chen, Y., Powers, J. 2023. Black </w:t>
      </w:r>
      <w:r w:rsidR="00277164">
        <w:rPr>
          <w:rFonts w:ascii="Times New Roman" w:hAnsi="Times New Roman" w:cs="Times New Roman"/>
          <w:sz w:val="24"/>
          <w:szCs w:val="24"/>
        </w:rPr>
        <w:t>Rockfish</w:t>
      </w:r>
      <w:r w:rsidRPr="007E2CD6">
        <w:rPr>
          <w:rFonts w:ascii="Times New Roman" w:hAnsi="Times New Roman" w:cs="Times New Roman"/>
          <w:sz w:val="24"/>
          <w:szCs w:val="24"/>
        </w:rPr>
        <w:t xml:space="preserve"> Stock Assessment Review (STAR) Panel Report. Available from: </w:t>
      </w:r>
      <w:hyperlink r:id="rId24">
        <w:r w:rsidRPr="007E2CD6">
          <w:rPr>
            <w:rFonts w:ascii="Times New Roman" w:hAnsi="Times New Roman" w:cs="Times New Roman"/>
            <w:color w:val="1155CC"/>
            <w:sz w:val="24"/>
            <w:szCs w:val="24"/>
            <w:u w:val="single"/>
          </w:rPr>
          <w:t>https://www.pcouncil.org/documents/2023/11/stock-assessment-review-star-panel-report-for-black-</w:t>
        </w:r>
        <w:r w:rsidR="00277164">
          <w:rPr>
            <w:rFonts w:ascii="Times New Roman" w:hAnsi="Times New Roman" w:cs="Times New Roman"/>
            <w:color w:val="1155CC"/>
            <w:sz w:val="24"/>
            <w:szCs w:val="24"/>
            <w:u w:val="single"/>
          </w:rPr>
          <w:t>Rockfish</w:t>
        </w:r>
        <w:r w:rsidRPr="007E2CD6">
          <w:rPr>
            <w:rFonts w:ascii="Times New Roman" w:hAnsi="Times New Roman" w:cs="Times New Roman"/>
            <w:color w:val="1155CC"/>
            <w:sz w:val="24"/>
            <w:szCs w:val="24"/>
            <w:u w:val="single"/>
          </w:rPr>
          <w:t>.pdf/</w:t>
        </w:r>
      </w:hyperlink>
      <w:r w:rsidRPr="007E2CD6">
        <w:rPr>
          <w:rFonts w:ascii="Times New Roman" w:hAnsi="Times New Roman" w:cs="Times New Roman"/>
          <w:sz w:val="24"/>
          <w:szCs w:val="24"/>
        </w:rPr>
        <w:t xml:space="preserve"> [accessed </w:t>
      </w:r>
      <w:r w:rsidR="003A29FD">
        <w:rPr>
          <w:rFonts w:ascii="Times New Roman" w:hAnsi="Times New Roman" w:cs="Times New Roman"/>
          <w:sz w:val="24"/>
          <w:szCs w:val="24"/>
        </w:rPr>
        <w:t>Oct</w:t>
      </w:r>
      <w:r w:rsidRPr="007E2CD6">
        <w:rPr>
          <w:rFonts w:ascii="Times New Roman" w:hAnsi="Times New Roman" w:cs="Times New Roman"/>
          <w:sz w:val="24"/>
          <w:szCs w:val="24"/>
        </w:rPr>
        <w:t xml:space="preserve"> 202</w:t>
      </w:r>
      <w:r w:rsidR="003A29FD">
        <w:rPr>
          <w:rFonts w:ascii="Times New Roman" w:hAnsi="Times New Roman" w:cs="Times New Roman"/>
          <w:sz w:val="24"/>
          <w:szCs w:val="24"/>
        </w:rPr>
        <w:t>5</w:t>
      </w:r>
      <w:r w:rsidRPr="007E2CD6">
        <w:rPr>
          <w:rFonts w:ascii="Times New Roman" w:hAnsi="Times New Roman" w:cs="Times New Roman"/>
          <w:sz w:val="24"/>
          <w:szCs w:val="24"/>
        </w:rPr>
        <w:t>]</w:t>
      </w:r>
    </w:p>
    <w:p w14:paraId="0E7386B5" w14:textId="77777777"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Carruthers, T.R., Kell, L.T., Butterworth, D.S., Maunder, M.N., Geromont, H.F., Walters, C., McAllister, M.K., Hillary, R., Levontin, P., Kitikado, T., Davies, C. 2016. Performance review of simple management procedures. ICES Journal of Marine Science. 73(2): 464-482.</w:t>
      </w:r>
    </w:p>
    <w:p w14:paraId="7D22D5E1"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Carvalho, P.G. and Humphries, A. 2022. Gear restrictions create conservation and fisheries trade-offs for management. Fish and Fisheries. 23(1): 183-194. Doi: https://doi.org/10.1111/faf.12607</w:t>
      </w:r>
    </w:p>
    <w:p w14:paraId="3C741C8A" w14:textId="3005C49E"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 xml:space="preserve">CDFW 2020. 2020 California </w:t>
      </w:r>
      <w:r w:rsidR="00277164">
        <w:rPr>
          <w:rFonts w:ascii="Times New Roman" w:hAnsi="Times New Roman" w:cs="Times New Roman"/>
          <w:sz w:val="24"/>
          <w:szCs w:val="24"/>
        </w:rPr>
        <w:t>Halibut</w:t>
      </w:r>
      <w:r w:rsidRPr="007E2CD6">
        <w:rPr>
          <w:rFonts w:ascii="Times New Roman" w:hAnsi="Times New Roman" w:cs="Times New Roman"/>
          <w:sz w:val="24"/>
          <w:szCs w:val="24"/>
        </w:rPr>
        <w:t xml:space="preserve"> Stock Assessment, Executive Summary. California Department of Fish and Wildlife. Available from: </w:t>
      </w:r>
      <w:hyperlink r:id="rId25">
        <w:r w:rsidRPr="007E2CD6">
          <w:rPr>
            <w:rFonts w:ascii="Times New Roman" w:hAnsi="Times New Roman" w:cs="Times New Roman"/>
            <w:color w:val="1155CC"/>
            <w:sz w:val="24"/>
            <w:szCs w:val="24"/>
            <w:u w:val="single"/>
          </w:rPr>
          <w:t>https://nrm.dfg.ca.gov/FileHandler.ashx?DocumentID=193616&amp;inline</w:t>
        </w:r>
      </w:hyperlink>
      <w:r w:rsidRPr="007E2CD6">
        <w:rPr>
          <w:rFonts w:ascii="Times New Roman" w:hAnsi="Times New Roman" w:cs="Times New Roman"/>
          <w:sz w:val="24"/>
          <w:szCs w:val="24"/>
        </w:rPr>
        <w:t xml:space="preserve"> [accessed </w:t>
      </w:r>
      <w:r w:rsidR="003A29FD">
        <w:rPr>
          <w:rFonts w:ascii="Times New Roman" w:hAnsi="Times New Roman" w:cs="Times New Roman"/>
          <w:sz w:val="24"/>
          <w:szCs w:val="24"/>
        </w:rPr>
        <w:t>Oct</w:t>
      </w:r>
      <w:r w:rsidRPr="007E2CD6">
        <w:rPr>
          <w:rFonts w:ascii="Times New Roman" w:hAnsi="Times New Roman" w:cs="Times New Roman"/>
          <w:sz w:val="24"/>
          <w:szCs w:val="24"/>
        </w:rPr>
        <w:t xml:space="preserve"> 202</w:t>
      </w:r>
      <w:r w:rsidR="003A29FD">
        <w:rPr>
          <w:rFonts w:ascii="Times New Roman" w:hAnsi="Times New Roman" w:cs="Times New Roman"/>
          <w:sz w:val="24"/>
          <w:szCs w:val="24"/>
        </w:rPr>
        <w:t>5</w:t>
      </w:r>
      <w:r w:rsidRPr="007E2CD6">
        <w:rPr>
          <w:rFonts w:ascii="Times New Roman" w:hAnsi="Times New Roman" w:cs="Times New Roman"/>
          <w:sz w:val="24"/>
          <w:szCs w:val="24"/>
        </w:rPr>
        <w:t>]</w:t>
      </w:r>
    </w:p>
    <w:p w14:paraId="4D77ACA1" w14:textId="1BB961A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 xml:space="preserve">CDFW 2024. Ocean sport fishing regulations. California Department of Fish and Wildlife. Available from: </w:t>
      </w:r>
      <w:hyperlink r:id="rId26">
        <w:r w:rsidRPr="007E2CD6">
          <w:rPr>
            <w:rFonts w:ascii="Times New Roman" w:hAnsi="Times New Roman" w:cs="Times New Roman"/>
            <w:color w:val="1155CC"/>
            <w:sz w:val="24"/>
            <w:szCs w:val="24"/>
            <w:u w:val="single"/>
          </w:rPr>
          <w:t>https://wildlife.ca.gov/Fishing/Ocean</w:t>
        </w:r>
      </w:hyperlink>
      <w:r w:rsidRPr="007E2CD6">
        <w:rPr>
          <w:rFonts w:ascii="Times New Roman" w:hAnsi="Times New Roman" w:cs="Times New Roman"/>
          <w:sz w:val="24"/>
          <w:szCs w:val="24"/>
        </w:rPr>
        <w:t xml:space="preserve"> [accessed </w:t>
      </w:r>
      <w:r w:rsidR="003A29FD">
        <w:rPr>
          <w:rFonts w:ascii="Times New Roman" w:hAnsi="Times New Roman" w:cs="Times New Roman"/>
          <w:sz w:val="24"/>
          <w:szCs w:val="24"/>
        </w:rPr>
        <w:t>Oct</w:t>
      </w:r>
      <w:r w:rsidRPr="007E2CD6">
        <w:rPr>
          <w:rFonts w:ascii="Times New Roman" w:hAnsi="Times New Roman" w:cs="Times New Roman"/>
          <w:sz w:val="24"/>
          <w:szCs w:val="24"/>
        </w:rPr>
        <w:t xml:space="preserve"> 202</w:t>
      </w:r>
      <w:r w:rsidR="003A29FD">
        <w:rPr>
          <w:rFonts w:ascii="Times New Roman" w:hAnsi="Times New Roman" w:cs="Times New Roman"/>
          <w:sz w:val="24"/>
          <w:szCs w:val="24"/>
        </w:rPr>
        <w:t>5</w:t>
      </w:r>
      <w:r w:rsidRPr="007E2CD6">
        <w:rPr>
          <w:rFonts w:ascii="Times New Roman" w:hAnsi="Times New Roman" w:cs="Times New Roman"/>
          <w:sz w:val="24"/>
          <w:szCs w:val="24"/>
        </w:rPr>
        <w:t>]</w:t>
      </w:r>
    </w:p>
    <w:p w14:paraId="032675CF" w14:textId="77777777" w:rsidR="00B40F27" w:rsidRDefault="004946ED">
      <w:pPr>
        <w:spacing w:after="70" w:line="480" w:lineRule="auto"/>
        <w:ind w:left="450" w:hanging="450"/>
        <w:rPr>
          <w:ins w:id="200" w:author="Thomas Carruthers" w:date="2026-04-24T12:38:00Z" w16du:dateUtc="2026-04-24T19:38:00Z"/>
          <w:rFonts w:ascii="Times New Roman" w:hAnsi="Times New Roman" w:cs="Times New Roman"/>
          <w:sz w:val="24"/>
          <w:szCs w:val="24"/>
        </w:rPr>
      </w:pPr>
      <w:r w:rsidRPr="007E2CD6">
        <w:rPr>
          <w:rFonts w:ascii="Times New Roman" w:hAnsi="Times New Roman" w:cs="Times New Roman"/>
          <w:sz w:val="24"/>
          <w:szCs w:val="24"/>
        </w:rPr>
        <w:lastRenderedPageBreak/>
        <w:t>Chagaris D., Allen M., and Camp E. 2019. Modeling temporal closures in a multispecies recreational fishery reveals tradeoffs associated with species seasonality and angler effort dynamics. Fish. Res. 210: 106–120.</w:t>
      </w:r>
    </w:p>
    <w:p w14:paraId="0EE3C47B" w14:textId="3D6ECE83" w:rsidR="00B532FE" w:rsidRPr="007E2CD6" w:rsidRDefault="00B532FE">
      <w:pPr>
        <w:spacing w:after="70" w:line="480" w:lineRule="auto"/>
        <w:ind w:left="450" w:hanging="450"/>
        <w:rPr>
          <w:rFonts w:ascii="Times New Roman" w:hAnsi="Times New Roman" w:cs="Times New Roman"/>
          <w:sz w:val="24"/>
          <w:szCs w:val="24"/>
        </w:rPr>
      </w:pPr>
      <w:ins w:id="201" w:author="Thomas Carruthers" w:date="2026-04-24T12:38:00Z" w16du:dateUtc="2026-04-24T19:38:00Z">
        <w:r>
          <w:rPr>
            <w:rFonts w:ascii="Times New Roman" w:hAnsi="Times New Roman" w:cs="Times New Roman"/>
            <w:sz w:val="24"/>
            <w:szCs w:val="24"/>
          </w:rPr>
          <w:t xml:space="preserve">Coates, J., Hicks, A., Valero, J., Meyer, K. </w:t>
        </w:r>
      </w:ins>
      <w:ins w:id="202" w:author="Thomas Carruthers" w:date="2026-04-24T12:39:00Z" w16du:dateUtc="2026-04-24T19:39:00Z">
        <w:r>
          <w:rPr>
            <w:rFonts w:ascii="Times New Roman" w:hAnsi="Times New Roman" w:cs="Times New Roman"/>
            <w:sz w:val="24"/>
            <w:szCs w:val="24"/>
          </w:rPr>
          <w:t>2025. The Status of California Halibut (</w:t>
        </w:r>
        <w:proofErr w:type="spellStart"/>
        <w:r>
          <w:rPr>
            <w:rFonts w:ascii="Times New Roman" w:hAnsi="Times New Roman" w:cs="Times New Roman"/>
            <w:sz w:val="24"/>
            <w:szCs w:val="24"/>
          </w:rPr>
          <w:t>Paralichthys</w:t>
        </w:r>
        <w:proofErr w:type="spellEnd"/>
        <w:r>
          <w:rPr>
            <w:rFonts w:ascii="Times New Roman" w:hAnsi="Times New Roman" w:cs="Times New Roman"/>
            <w:sz w:val="24"/>
            <w:szCs w:val="24"/>
          </w:rPr>
          <w:t xml:space="preserve"> californicus) in U.S. Waters, off Southern California in 2023. California Department of Fish and Wildlife. Availabl</w:t>
        </w:r>
      </w:ins>
      <w:ins w:id="203" w:author="Thomas Carruthers" w:date="2026-04-24T12:40:00Z" w16du:dateUtc="2026-04-24T19:40:00Z">
        <w:r>
          <w:rPr>
            <w:rFonts w:ascii="Times New Roman" w:hAnsi="Times New Roman" w:cs="Times New Roman"/>
            <w:sz w:val="24"/>
            <w:szCs w:val="24"/>
          </w:rPr>
          <w:t xml:space="preserve">e from: </w:t>
        </w:r>
        <w:r>
          <w:rPr>
            <w:rFonts w:ascii="Times New Roman" w:hAnsi="Times New Roman" w:cs="Times New Roman"/>
            <w:sz w:val="24"/>
            <w:szCs w:val="24"/>
          </w:rPr>
          <w:fldChar w:fldCharType="begin"/>
        </w:r>
        <w:r>
          <w:rPr>
            <w:rFonts w:ascii="Times New Roman" w:hAnsi="Times New Roman" w:cs="Times New Roman"/>
            <w:sz w:val="24"/>
            <w:szCs w:val="24"/>
          </w:rPr>
          <w:instrText>HYPERLINK "</w:instrText>
        </w:r>
        <w:r w:rsidRPr="00B532FE">
          <w:rPr>
            <w:rFonts w:ascii="Times New Roman" w:hAnsi="Times New Roman" w:cs="Times New Roman"/>
            <w:sz w:val="24"/>
            <w:szCs w:val="24"/>
          </w:rPr>
          <w:instrText>https://nrm.dfg.ca.gov/FileHandler.ashx?DocumentID=229693&amp;inline</w:instrText>
        </w:r>
        <w:r>
          <w:rPr>
            <w:rFonts w:ascii="Times New Roman" w:hAnsi="Times New Roman" w:cs="Times New Roman"/>
            <w:sz w:val="24"/>
            <w:szCs w:val="24"/>
          </w:rPr>
          <w:instrText>"</w:instrText>
        </w:r>
        <w:r>
          <w:rPr>
            <w:rFonts w:ascii="Times New Roman" w:hAnsi="Times New Roman" w:cs="Times New Roman"/>
            <w:sz w:val="24"/>
            <w:szCs w:val="24"/>
          </w:rPr>
        </w:r>
        <w:r>
          <w:rPr>
            <w:rFonts w:ascii="Times New Roman" w:hAnsi="Times New Roman" w:cs="Times New Roman"/>
            <w:sz w:val="24"/>
            <w:szCs w:val="24"/>
          </w:rPr>
          <w:fldChar w:fldCharType="separate"/>
        </w:r>
        <w:r w:rsidRPr="00EC5363">
          <w:rPr>
            <w:rStyle w:val="Hyperlink"/>
            <w:rFonts w:ascii="Times New Roman" w:hAnsi="Times New Roman" w:cs="Times New Roman"/>
            <w:sz w:val="24"/>
            <w:szCs w:val="24"/>
          </w:rPr>
          <w:t>https://nrm.dfg.ca.gov/FileHandler.ashx?DocumentID=229693&amp;inline</w:t>
        </w:r>
        <w:r>
          <w:rPr>
            <w:rFonts w:ascii="Times New Roman" w:hAnsi="Times New Roman" w:cs="Times New Roman"/>
            <w:sz w:val="24"/>
            <w:szCs w:val="24"/>
          </w:rPr>
          <w:fldChar w:fldCharType="end"/>
        </w:r>
        <w:r>
          <w:rPr>
            <w:rFonts w:ascii="Times New Roman" w:hAnsi="Times New Roman" w:cs="Times New Roman"/>
            <w:sz w:val="24"/>
            <w:szCs w:val="24"/>
          </w:rPr>
          <w:t xml:space="preserve"> [accessed April 2026]</w:t>
        </w:r>
      </w:ins>
    </w:p>
    <w:p w14:paraId="75822717"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Coleman F.C., Figueira W.F., Ueland J.S., and Crowder L.B. 2004. The impact of United States recreational fisheries on marine fish populations. Science, 305: 1958–1960.</w:t>
      </w:r>
    </w:p>
    <w:p w14:paraId="1D229399" w14:textId="77777777" w:rsidR="00B40F27" w:rsidRPr="007E2CD6" w:rsidRDefault="004946ED" w:rsidP="00885121">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Cooke, S.J., Cowx, I.G. 2004. The Role of Recreational Fishing in Global Fish Crises BioScience, 54 (9): 857-859.</w:t>
      </w:r>
    </w:p>
    <w:p w14:paraId="528510E6"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Cox, S. P., T. D. Beard, and C. Walters. 2002. Harvest control in open-access sport fisheries: hot rod or asleep at the reel? Bulletin of Marine Science 70: 749–761.</w:t>
      </w:r>
    </w:p>
    <w:p w14:paraId="2E3729FC" w14:textId="13DD6327" w:rsidR="003F0D40" w:rsidRPr="007E2CD6" w:rsidRDefault="003F0D40">
      <w:pPr>
        <w:spacing w:after="70" w:line="480" w:lineRule="auto"/>
        <w:ind w:left="450" w:hanging="450"/>
        <w:rPr>
          <w:rFonts w:ascii="Times New Roman" w:hAnsi="Times New Roman" w:cs="Times New Roman"/>
          <w:sz w:val="24"/>
          <w:szCs w:val="24"/>
        </w:rPr>
      </w:pPr>
      <w:r w:rsidRPr="003F0D40">
        <w:rPr>
          <w:rFonts w:ascii="Times New Roman" w:hAnsi="Times New Roman" w:cs="Times New Roman"/>
          <w:sz w:val="24"/>
          <w:szCs w:val="24"/>
        </w:rPr>
        <w:t>Dick, E.J., C. Barnes, J. Coates, N. Grunloh, M. Monk, and T. Rogers. 2023. The Status of Black Rockfish in U.S. Waters off California in 2023. Pacific Fishery Management Council, Portland, OR. Available from http://www.pcouncil.org/groundfish/stock-assessments/</w:t>
      </w:r>
    </w:p>
    <w:p w14:paraId="79E0C2BF" w14:textId="1740FD1D"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DFO 2024. Recreational fishing limits, openings and closures in British Columbia. Canadian Department Fisheries and Oceans. </w:t>
      </w:r>
      <w:hyperlink r:id="rId27">
        <w:r w:rsidRPr="2E7551DE">
          <w:rPr>
            <w:rFonts w:ascii="Times New Roman" w:hAnsi="Times New Roman" w:cs="Times New Roman"/>
            <w:color w:val="1155CC"/>
            <w:sz w:val="24"/>
            <w:szCs w:val="24"/>
            <w:u w:val="single"/>
            <w:lang w:val="en-US"/>
          </w:rPr>
          <w:t>https://www.pac.dfo-mpo.gc.ca/fm-gp/rec/bc-zones-cb-eng.html</w:t>
        </w:r>
      </w:hyperlink>
      <w:r w:rsidR="003A29FD" w:rsidRPr="2E7551DE">
        <w:rPr>
          <w:rFonts w:ascii="Times New Roman" w:hAnsi="Times New Roman" w:cs="Times New Roman"/>
          <w:sz w:val="24"/>
          <w:szCs w:val="24"/>
          <w:lang w:val="en-US"/>
        </w:rPr>
        <w:t xml:space="preserve"> [accessed Oct 2025]</w:t>
      </w:r>
    </w:p>
    <w:p w14:paraId="04B131A4" w14:textId="73ABF67D"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 xml:space="preserve">FFWCC 2024. General Statewide Bag and Length Limits. Florida Fish and Wildlife Conservation Commission. Available from: https://myfwc.com/fishing/freshwater/regulations/general/ [accessed </w:t>
      </w:r>
      <w:r w:rsidR="003A29FD">
        <w:rPr>
          <w:rFonts w:ascii="Times New Roman" w:hAnsi="Times New Roman" w:cs="Times New Roman"/>
          <w:sz w:val="24"/>
          <w:szCs w:val="24"/>
        </w:rPr>
        <w:t>Oct</w:t>
      </w:r>
      <w:r w:rsidRPr="007E2CD6">
        <w:rPr>
          <w:rFonts w:ascii="Times New Roman" w:hAnsi="Times New Roman" w:cs="Times New Roman"/>
          <w:sz w:val="24"/>
          <w:szCs w:val="24"/>
        </w:rPr>
        <w:t xml:space="preserve"> 202</w:t>
      </w:r>
      <w:r w:rsidR="003A29FD">
        <w:rPr>
          <w:rFonts w:ascii="Times New Roman" w:hAnsi="Times New Roman" w:cs="Times New Roman"/>
          <w:sz w:val="24"/>
          <w:szCs w:val="24"/>
        </w:rPr>
        <w:t>5</w:t>
      </w:r>
      <w:r w:rsidRPr="007E2CD6">
        <w:rPr>
          <w:rFonts w:ascii="Times New Roman" w:hAnsi="Times New Roman" w:cs="Times New Roman"/>
          <w:sz w:val="24"/>
          <w:szCs w:val="24"/>
        </w:rPr>
        <w:t>]</w:t>
      </w:r>
    </w:p>
    <w:p w14:paraId="1CCA0598" w14:textId="77777777"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lastRenderedPageBreak/>
        <w:t xml:space="preserve">Fulton E.A., Smith A.D.M., Smith D.C., and Putten I.E.V. 2011. Human </w:t>
      </w:r>
      <w:proofErr w:type="spellStart"/>
      <w:r w:rsidRPr="2E7551DE">
        <w:rPr>
          <w:rFonts w:ascii="Times New Roman" w:hAnsi="Times New Roman" w:cs="Times New Roman"/>
          <w:sz w:val="24"/>
          <w:szCs w:val="24"/>
          <w:lang w:val="en-US"/>
        </w:rPr>
        <w:t>behaviour</w:t>
      </w:r>
      <w:proofErr w:type="spellEnd"/>
      <w:r w:rsidRPr="2E7551DE">
        <w:rPr>
          <w:rFonts w:ascii="Times New Roman" w:hAnsi="Times New Roman" w:cs="Times New Roman"/>
          <w:sz w:val="24"/>
          <w:szCs w:val="24"/>
          <w:lang w:val="en-US"/>
        </w:rPr>
        <w:t xml:space="preserve">: the key source of uncertainty in fisheries management. Fish </w:t>
      </w:r>
      <w:proofErr w:type="spellStart"/>
      <w:r w:rsidRPr="2E7551DE">
        <w:rPr>
          <w:rFonts w:ascii="Times New Roman" w:hAnsi="Times New Roman" w:cs="Times New Roman"/>
          <w:sz w:val="24"/>
          <w:szCs w:val="24"/>
          <w:lang w:val="en-US"/>
        </w:rPr>
        <w:t>Fish</w:t>
      </w:r>
      <w:proofErr w:type="spellEnd"/>
      <w:r w:rsidRPr="2E7551DE">
        <w:rPr>
          <w:rFonts w:ascii="Times New Roman" w:hAnsi="Times New Roman" w:cs="Times New Roman"/>
          <w:sz w:val="24"/>
          <w:szCs w:val="24"/>
          <w:lang w:val="en-US"/>
        </w:rPr>
        <w:t>. 12: 2–17.</w:t>
      </w:r>
    </w:p>
    <w:p w14:paraId="0D4567B9" w14:textId="4DCCE62E"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 xml:space="preserve">Government of Tasmania 2024. Bag and size limits. Fishing Tasmania. Available from: </w:t>
      </w:r>
      <w:hyperlink r:id="rId28">
        <w:r w:rsidRPr="007E2CD6">
          <w:rPr>
            <w:rFonts w:ascii="Times New Roman" w:hAnsi="Times New Roman" w:cs="Times New Roman"/>
            <w:color w:val="1155CC"/>
            <w:sz w:val="24"/>
            <w:szCs w:val="24"/>
            <w:u w:val="single"/>
          </w:rPr>
          <w:t>https://fishing.tas.gov.au/recreational-fishing/rules/size-and-</w:t>
        </w:r>
        <w:r w:rsidR="008722D9">
          <w:rPr>
            <w:rFonts w:ascii="Times New Roman" w:hAnsi="Times New Roman" w:cs="Times New Roman"/>
            <w:color w:val="1155CC"/>
            <w:sz w:val="24"/>
            <w:szCs w:val="24"/>
            <w:u w:val="single"/>
          </w:rPr>
          <w:t>bag limit</w:t>
        </w:r>
        <w:r w:rsidRPr="007E2CD6">
          <w:rPr>
            <w:rFonts w:ascii="Times New Roman" w:hAnsi="Times New Roman" w:cs="Times New Roman"/>
            <w:color w:val="1155CC"/>
            <w:sz w:val="24"/>
            <w:szCs w:val="24"/>
            <w:u w:val="single"/>
          </w:rPr>
          <w:t>s</w:t>
        </w:r>
      </w:hyperlink>
      <w:r w:rsidRPr="007E2CD6">
        <w:rPr>
          <w:rFonts w:ascii="Times New Roman" w:hAnsi="Times New Roman" w:cs="Times New Roman"/>
          <w:sz w:val="24"/>
          <w:szCs w:val="24"/>
        </w:rPr>
        <w:t xml:space="preserve"> [</w:t>
      </w:r>
      <w:r w:rsidR="003A29FD">
        <w:rPr>
          <w:rFonts w:ascii="Times New Roman" w:hAnsi="Times New Roman" w:cs="Times New Roman"/>
          <w:sz w:val="24"/>
          <w:szCs w:val="24"/>
        </w:rPr>
        <w:t>accessed</w:t>
      </w:r>
      <w:r w:rsidRPr="007E2CD6">
        <w:rPr>
          <w:rFonts w:ascii="Times New Roman" w:hAnsi="Times New Roman" w:cs="Times New Roman"/>
          <w:sz w:val="24"/>
          <w:szCs w:val="24"/>
        </w:rPr>
        <w:t xml:space="preserve"> </w:t>
      </w:r>
      <w:r w:rsidR="003A29FD">
        <w:rPr>
          <w:rFonts w:ascii="Times New Roman" w:hAnsi="Times New Roman" w:cs="Times New Roman"/>
          <w:sz w:val="24"/>
          <w:szCs w:val="24"/>
        </w:rPr>
        <w:t>Oct</w:t>
      </w:r>
      <w:r w:rsidRPr="007E2CD6">
        <w:rPr>
          <w:rFonts w:ascii="Times New Roman" w:hAnsi="Times New Roman" w:cs="Times New Roman"/>
          <w:sz w:val="24"/>
          <w:szCs w:val="24"/>
        </w:rPr>
        <w:t xml:space="preserve"> 202</w:t>
      </w:r>
      <w:r w:rsidR="003A29FD">
        <w:rPr>
          <w:rFonts w:ascii="Times New Roman" w:hAnsi="Times New Roman" w:cs="Times New Roman"/>
          <w:sz w:val="24"/>
          <w:szCs w:val="24"/>
        </w:rPr>
        <w:t>5</w:t>
      </w:r>
      <w:r w:rsidRPr="007E2CD6">
        <w:rPr>
          <w:rFonts w:ascii="Times New Roman" w:hAnsi="Times New Roman" w:cs="Times New Roman"/>
          <w:sz w:val="24"/>
          <w:szCs w:val="24"/>
        </w:rPr>
        <w:t>]</w:t>
      </w:r>
    </w:p>
    <w:p w14:paraId="3AA8CCF8" w14:textId="574C9EE2"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 xml:space="preserve">Government of Western Australia 2024. Recreational fishing rules. Department of Primary Industries and Regional Development. Available from: </w:t>
      </w:r>
      <w:hyperlink r:id="rId29">
        <w:r w:rsidRPr="007E2CD6">
          <w:rPr>
            <w:rFonts w:ascii="Times New Roman" w:hAnsi="Times New Roman" w:cs="Times New Roman"/>
            <w:color w:val="1155CC"/>
            <w:sz w:val="24"/>
            <w:szCs w:val="24"/>
            <w:u w:val="single"/>
          </w:rPr>
          <w:t>https://www.fish.wa.gov.au/FISHING-AND-AQUACULTURE/RECREATIONAL-FISHING/RECREATIONAL-FISHING-RULES/Pages/default.aspx</w:t>
        </w:r>
      </w:hyperlink>
      <w:r w:rsidRPr="007E2CD6">
        <w:rPr>
          <w:rFonts w:ascii="Times New Roman" w:hAnsi="Times New Roman" w:cs="Times New Roman"/>
          <w:sz w:val="24"/>
          <w:szCs w:val="24"/>
        </w:rPr>
        <w:t xml:space="preserve"> [</w:t>
      </w:r>
      <w:r w:rsidR="003A29FD">
        <w:rPr>
          <w:rFonts w:ascii="Times New Roman" w:hAnsi="Times New Roman" w:cs="Times New Roman"/>
          <w:sz w:val="24"/>
          <w:szCs w:val="24"/>
        </w:rPr>
        <w:t>a</w:t>
      </w:r>
      <w:r w:rsidRPr="007E2CD6">
        <w:rPr>
          <w:rFonts w:ascii="Times New Roman" w:hAnsi="Times New Roman" w:cs="Times New Roman"/>
          <w:sz w:val="24"/>
          <w:szCs w:val="24"/>
        </w:rPr>
        <w:t xml:space="preserve">ccessed </w:t>
      </w:r>
      <w:r w:rsidR="003A29FD">
        <w:rPr>
          <w:rFonts w:ascii="Times New Roman" w:hAnsi="Times New Roman" w:cs="Times New Roman"/>
          <w:sz w:val="24"/>
          <w:szCs w:val="24"/>
        </w:rPr>
        <w:t>Oct</w:t>
      </w:r>
      <w:r w:rsidRPr="007E2CD6">
        <w:rPr>
          <w:rFonts w:ascii="Times New Roman" w:hAnsi="Times New Roman" w:cs="Times New Roman"/>
          <w:sz w:val="24"/>
          <w:szCs w:val="24"/>
        </w:rPr>
        <w:t xml:space="preserve"> 202</w:t>
      </w:r>
      <w:r w:rsidR="003A29FD">
        <w:rPr>
          <w:rFonts w:ascii="Times New Roman" w:hAnsi="Times New Roman" w:cs="Times New Roman"/>
          <w:sz w:val="24"/>
          <w:szCs w:val="24"/>
        </w:rPr>
        <w:t>5</w:t>
      </w:r>
      <w:r w:rsidRPr="007E2CD6">
        <w:rPr>
          <w:rFonts w:ascii="Times New Roman" w:hAnsi="Times New Roman" w:cs="Times New Roman"/>
          <w:sz w:val="24"/>
          <w:szCs w:val="24"/>
        </w:rPr>
        <w:t>]</w:t>
      </w:r>
    </w:p>
    <w:p w14:paraId="78CC18BD" w14:textId="77777777"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Graham, N., Ferro, R.S.T., Karp, W.A., MacMullen, P. 2007. Fishing practice, gear design, and the ecosystem approach—three case studies demonstrating the effect of management strategy on gear selectivity and discards. ICES Journal of Marine Science. 64(4): 744–750, </w:t>
      </w:r>
      <w:hyperlink r:id="rId30">
        <w:r w:rsidRPr="2E7551DE">
          <w:rPr>
            <w:rFonts w:ascii="Times New Roman" w:hAnsi="Times New Roman" w:cs="Times New Roman"/>
            <w:color w:val="1155CC"/>
            <w:sz w:val="24"/>
            <w:szCs w:val="24"/>
            <w:u w:val="single"/>
            <w:lang w:val="en-US"/>
          </w:rPr>
          <w:t>https://doi.org/10.1093/icesjms/fsm059</w:t>
        </w:r>
      </w:hyperlink>
    </w:p>
    <w:p w14:paraId="48DDF1E9" w14:textId="77777777"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Hilborn, T., Stokes, K., Maguire, J.J., Smith, T., Botsford, L.W., Mangel, M., Orensanz, J., Parma, A., Rice, J., Bell, J., Cochrane, K.L., Garcia, S., Hall, S.J., Kirkwood, G.P., Sainsbury, K., Stefansson, G., Walters, C. 2004. When can marine reserved improve fisheries management. Ocean and Coastal Management. 47(3-4): 197-205. </w:t>
      </w:r>
    </w:p>
    <w:p w14:paraId="05965D2D"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Holzer, J., and K. McConnell. 2017. “Risk Preferences and Compliance in Recreational Fisheries.” Journal of the Association of Environmental and Resource Economists 4 (S1): S1–35.</w:t>
      </w:r>
    </w:p>
    <w:p w14:paraId="74813F8A" w14:textId="37F08435"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Hordyk, A.R., Huynh, Q.C., Carruthers, T.R. 202</w:t>
      </w:r>
      <w:r w:rsidR="0074256D" w:rsidRPr="2E7551DE">
        <w:rPr>
          <w:rFonts w:ascii="Times New Roman" w:hAnsi="Times New Roman" w:cs="Times New Roman"/>
          <w:sz w:val="24"/>
          <w:szCs w:val="24"/>
          <w:lang w:val="en-US"/>
        </w:rPr>
        <w:t>5</w:t>
      </w:r>
      <w:r w:rsidRPr="2E7551DE">
        <w:rPr>
          <w:rFonts w:ascii="Times New Roman" w:hAnsi="Times New Roman" w:cs="Times New Roman"/>
          <w:sz w:val="24"/>
          <w:szCs w:val="24"/>
          <w:lang w:val="en-US"/>
        </w:rPr>
        <w:t xml:space="preserve">. OpenMSE: </w:t>
      </w:r>
      <w:proofErr w:type="gramStart"/>
      <w:r w:rsidRPr="2E7551DE">
        <w:rPr>
          <w:rFonts w:ascii="Times New Roman" w:hAnsi="Times New Roman" w:cs="Times New Roman"/>
          <w:sz w:val="24"/>
          <w:szCs w:val="24"/>
          <w:lang w:val="en-US"/>
        </w:rPr>
        <w:t>open source</w:t>
      </w:r>
      <w:proofErr w:type="gramEnd"/>
      <w:r w:rsidRPr="2E7551DE">
        <w:rPr>
          <w:rFonts w:ascii="Times New Roman" w:hAnsi="Times New Roman" w:cs="Times New Roman"/>
          <w:sz w:val="24"/>
          <w:szCs w:val="24"/>
          <w:lang w:val="en-US"/>
        </w:rPr>
        <w:t xml:space="preserve"> software for conducting fisheries management strategy </w:t>
      </w:r>
      <w:bookmarkStart w:id="204" w:name="_Hlk213149598"/>
      <w:r w:rsidRPr="2E7551DE">
        <w:rPr>
          <w:rFonts w:ascii="Times New Roman" w:hAnsi="Times New Roman" w:cs="Times New Roman"/>
          <w:sz w:val="24"/>
          <w:szCs w:val="24"/>
          <w:lang w:val="en-US"/>
        </w:rPr>
        <w:t>evaluation</w:t>
      </w:r>
      <w:bookmarkEnd w:id="204"/>
      <w:r w:rsidRPr="2E7551DE">
        <w:rPr>
          <w:rFonts w:ascii="Times New Roman" w:hAnsi="Times New Roman" w:cs="Times New Roman"/>
          <w:sz w:val="24"/>
          <w:szCs w:val="24"/>
          <w:lang w:val="en-US"/>
        </w:rPr>
        <w:t xml:space="preserve">. Available from: </w:t>
      </w:r>
      <w:hyperlink r:id="rId31">
        <w:r w:rsidRPr="2E7551DE">
          <w:rPr>
            <w:rFonts w:ascii="Times New Roman" w:hAnsi="Times New Roman" w:cs="Times New Roman"/>
            <w:color w:val="1155CC"/>
            <w:sz w:val="24"/>
            <w:szCs w:val="24"/>
            <w:u w:val="single"/>
            <w:lang w:val="en-US"/>
          </w:rPr>
          <w:t>www.openMSE.com</w:t>
        </w:r>
      </w:hyperlink>
      <w:r w:rsidR="003A29FD" w:rsidRPr="2E7551DE">
        <w:rPr>
          <w:lang w:val="en-US"/>
        </w:rPr>
        <w:t>. [</w:t>
      </w:r>
      <w:r w:rsidR="003A29FD" w:rsidRPr="2E7551DE">
        <w:rPr>
          <w:rFonts w:ascii="Times New Roman" w:hAnsi="Times New Roman" w:cs="Times New Roman"/>
          <w:sz w:val="24"/>
          <w:szCs w:val="24"/>
          <w:lang w:val="en-US"/>
        </w:rPr>
        <w:t>Accessed Oct 2025]</w:t>
      </w:r>
    </w:p>
    <w:p w14:paraId="1D6F9A2E"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lastRenderedPageBreak/>
        <w:t>Lester S., Halpern B., Grorud-Colvert K., Lubchenco J., Ruttenberg B., Gaines S., et al. 2009. Biological effects within no-take marine reserves: a global synthesis. Mar. Ecol. Prog. Ser. 384: 33–46. DOI: https://doi.org/10.3354/meps08029</w:t>
      </w:r>
    </w:p>
    <w:p w14:paraId="5D7A92BA"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Lew, D. K., and D. M. Larson. 2014. “Is a Fish in Hand Worth Two in the Sea? Evidence from a Stated Preference Study.” Fisheries Research 157:124–35.</w:t>
      </w:r>
    </w:p>
    <w:p w14:paraId="425BD65E" w14:textId="77777777" w:rsidR="00B40F27" w:rsidRPr="007E2CD6" w:rsidRDefault="004946ED">
      <w:pPr>
        <w:spacing w:after="70" w:line="480" w:lineRule="auto"/>
        <w:ind w:left="450"/>
        <w:rPr>
          <w:rFonts w:ascii="Times New Roman" w:hAnsi="Times New Roman" w:cs="Times New Roman"/>
          <w:sz w:val="24"/>
          <w:szCs w:val="24"/>
        </w:rPr>
      </w:pPr>
      <w:r w:rsidRPr="007E2CD6">
        <w:rPr>
          <w:rFonts w:ascii="Times New Roman" w:hAnsi="Times New Roman" w:cs="Times New Roman"/>
          <w:sz w:val="24"/>
          <w:szCs w:val="24"/>
        </w:rPr>
        <w:t>Miller, D.J., and D. Gotshall. 1965. Ocean sportfish catch and effort from Oregon to Point Arguello, California. Calif. Fish Game, Fish Bull. 130.</w:t>
      </w:r>
    </w:p>
    <w:p w14:paraId="34254165" w14:textId="50DE2E4F" w:rsidR="000D48DE" w:rsidRDefault="000D48DE" w:rsidP="000D48DE">
      <w:pPr>
        <w:spacing w:after="70" w:line="480" w:lineRule="auto"/>
        <w:ind w:left="450" w:hanging="450"/>
        <w:rPr>
          <w:rFonts w:ascii="Times New Roman" w:hAnsi="Times New Roman" w:cs="Times New Roman"/>
          <w:sz w:val="24"/>
          <w:szCs w:val="24"/>
          <w:lang w:val="en-US"/>
        </w:rPr>
      </w:pPr>
      <w:r w:rsidRPr="000D48DE">
        <w:rPr>
          <w:rFonts w:ascii="Times New Roman" w:hAnsi="Times New Roman" w:cs="Times New Roman"/>
          <w:sz w:val="24"/>
          <w:szCs w:val="24"/>
          <w:lang w:val="en-US"/>
        </w:rPr>
        <w:t>Methot, R.D., and Wetzel, C.R. 2013. Stock synthesis: A biological and statistical</w:t>
      </w:r>
      <w:r w:rsidR="003A29FD">
        <w:rPr>
          <w:rFonts w:ascii="Times New Roman" w:hAnsi="Times New Roman" w:cs="Times New Roman"/>
          <w:sz w:val="24"/>
          <w:szCs w:val="24"/>
          <w:lang w:val="en-US"/>
        </w:rPr>
        <w:t xml:space="preserve"> </w:t>
      </w:r>
      <w:r w:rsidRPr="000D48DE">
        <w:rPr>
          <w:rFonts w:ascii="Times New Roman" w:hAnsi="Times New Roman" w:cs="Times New Roman"/>
          <w:sz w:val="24"/>
          <w:szCs w:val="24"/>
          <w:lang w:val="en-US"/>
        </w:rPr>
        <w:t xml:space="preserve">framework for fish stock assessment and fishery management. Fisheries Research </w:t>
      </w:r>
      <w:r w:rsidRPr="000D48DE">
        <w:rPr>
          <w:rFonts w:ascii="Times New Roman" w:hAnsi="Times New Roman" w:cs="Times New Roman"/>
          <w:b/>
          <w:bCs/>
          <w:sz w:val="24"/>
          <w:szCs w:val="24"/>
          <w:lang w:val="en-US"/>
        </w:rPr>
        <w:t>142</w:t>
      </w:r>
      <w:r w:rsidRPr="000D48DE">
        <w:rPr>
          <w:rFonts w:ascii="Times New Roman" w:hAnsi="Times New Roman" w:cs="Times New Roman"/>
          <w:sz w:val="24"/>
          <w:szCs w:val="24"/>
          <w:lang w:val="en-US"/>
        </w:rPr>
        <w:t xml:space="preserve">:86–99. </w:t>
      </w:r>
      <w:proofErr w:type="gramStart"/>
      <w:r w:rsidRPr="000D48DE">
        <w:rPr>
          <w:rFonts w:ascii="Times New Roman" w:hAnsi="Times New Roman" w:cs="Times New Roman"/>
          <w:sz w:val="24"/>
          <w:szCs w:val="24"/>
          <w:lang w:val="en-US"/>
        </w:rPr>
        <w:t>doi:10.1016/j.fishres</w:t>
      </w:r>
      <w:proofErr w:type="gramEnd"/>
      <w:r w:rsidRPr="000D48DE">
        <w:rPr>
          <w:rFonts w:ascii="Times New Roman" w:hAnsi="Times New Roman" w:cs="Times New Roman"/>
          <w:sz w:val="24"/>
          <w:szCs w:val="24"/>
          <w:lang w:val="en-US"/>
        </w:rPr>
        <w:t>.2012.10.012.</w:t>
      </w:r>
    </w:p>
    <w:p w14:paraId="5538DD1F" w14:textId="6DBE2B86" w:rsidR="00567266" w:rsidRPr="007E2CD6" w:rsidRDefault="00567266" w:rsidP="000D48DE">
      <w:pPr>
        <w:spacing w:after="70" w:line="480" w:lineRule="auto"/>
        <w:ind w:left="450" w:hanging="450"/>
        <w:rPr>
          <w:rFonts w:ascii="Times New Roman" w:hAnsi="Times New Roman" w:cs="Times New Roman"/>
          <w:sz w:val="24"/>
          <w:szCs w:val="24"/>
        </w:rPr>
      </w:pPr>
      <w:r>
        <w:rPr>
          <w:rFonts w:ascii="Times New Roman" w:hAnsi="Times New Roman" w:cs="Times New Roman"/>
          <w:sz w:val="24"/>
          <w:szCs w:val="24"/>
          <w:lang w:val="en-US"/>
        </w:rPr>
        <w:t xml:space="preserve">Meyer, S. 2007. </w:t>
      </w:r>
      <w:r w:rsidR="003D5484">
        <w:rPr>
          <w:rFonts w:ascii="Times New Roman" w:hAnsi="Times New Roman" w:cs="Times New Roman"/>
          <w:sz w:val="24"/>
          <w:szCs w:val="24"/>
          <w:lang w:val="en-US"/>
        </w:rPr>
        <w:t>Discussion Paper: Halibut Discard Mortality in Recreational Fisheries in IPHC Areas 2C and 3A</w:t>
      </w:r>
      <w:r w:rsidR="004C0033">
        <w:rPr>
          <w:rFonts w:ascii="Times New Roman" w:hAnsi="Times New Roman" w:cs="Times New Roman"/>
          <w:sz w:val="24"/>
          <w:szCs w:val="24"/>
          <w:lang w:val="en-US"/>
        </w:rPr>
        <w:t xml:space="preserve">. Alaska Department of Fish and Game, Division of Sport Fish. Homer, Alaska. September 17, 2007. </w:t>
      </w:r>
      <w:r w:rsidR="00F41269" w:rsidRPr="00F41269">
        <w:rPr>
          <w:rFonts w:ascii="Times New Roman" w:hAnsi="Times New Roman" w:cs="Times New Roman"/>
          <w:sz w:val="24"/>
          <w:szCs w:val="24"/>
          <w:lang w:val="en-US"/>
        </w:rPr>
        <w:t>https://www.adfg.alaska.gov/static/home/library/pdfs/sportfish/HalibutDiscards907.pdf</w:t>
      </w:r>
    </w:p>
    <w:p w14:paraId="031325A8" w14:textId="77777777"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Moreau, C.M. &amp; Matthias, B.G., 2018. Using limited data to identify optimal bag and size limits to prevent overfishing. North American Journal of Fisheries Management. 38 (3): 747-758.</w:t>
      </w:r>
    </w:p>
    <w:p w14:paraId="109857F4" w14:textId="42875F9D"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New Zealand Government. 2024. Central area fishing rules. Available from: </w:t>
      </w:r>
      <w:hyperlink r:id="rId32">
        <w:r w:rsidRPr="2E7551DE">
          <w:rPr>
            <w:rFonts w:ascii="Times New Roman" w:hAnsi="Times New Roman" w:cs="Times New Roman"/>
            <w:color w:val="1155CC"/>
            <w:sz w:val="24"/>
            <w:szCs w:val="24"/>
            <w:u w:val="single"/>
            <w:lang w:val="en-US"/>
          </w:rPr>
          <w:t>https://www.mpi.govt.nz/fishing-aquaculture/recreational-fishing/fishing-rules/central-fishing-rules/</w:t>
        </w:r>
      </w:hyperlink>
      <w:r w:rsidRPr="2E7551DE">
        <w:rPr>
          <w:rFonts w:ascii="Times New Roman" w:hAnsi="Times New Roman" w:cs="Times New Roman"/>
          <w:sz w:val="24"/>
          <w:szCs w:val="24"/>
          <w:lang w:val="en-US"/>
        </w:rPr>
        <w:t xml:space="preserve"> [</w:t>
      </w:r>
      <w:r w:rsidR="003A29FD" w:rsidRPr="2E7551DE">
        <w:rPr>
          <w:rFonts w:ascii="Times New Roman" w:hAnsi="Times New Roman" w:cs="Times New Roman"/>
          <w:sz w:val="24"/>
          <w:szCs w:val="24"/>
          <w:lang w:val="en-US"/>
        </w:rPr>
        <w:t>a</w:t>
      </w:r>
      <w:r w:rsidRPr="2E7551DE">
        <w:rPr>
          <w:rFonts w:ascii="Times New Roman" w:hAnsi="Times New Roman" w:cs="Times New Roman"/>
          <w:sz w:val="24"/>
          <w:szCs w:val="24"/>
          <w:lang w:val="en-US"/>
        </w:rPr>
        <w:t xml:space="preserve">ccessed </w:t>
      </w:r>
      <w:r w:rsidR="003A29FD" w:rsidRPr="2E7551DE">
        <w:rPr>
          <w:rFonts w:ascii="Times New Roman" w:hAnsi="Times New Roman" w:cs="Times New Roman"/>
          <w:sz w:val="24"/>
          <w:szCs w:val="24"/>
          <w:lang w:val="en-US"/>
        </w:rPr>
        <w:t xml:space="preserve">Oct </w:t>
      </w:r>
      <w:r w:rsidRPr="2E7551DE">
        <w:rPr>
          <w:rFonts w:ascii="Times New Roman" w:hAnsi="Times New Roman" w:cs="Times New Roman"/>
          <w:sz w:val="24"/>
          <w:szCs w:val="24"/>
          <w:lang w:val="en-US"/>
        </w:rPr>
        <w:t>202</w:t>
      </w:r>
      <w:r w:rsidR="003A29FD" w:rsidRPr="2E7551DE">
        <w:rPr>
          <w:rFonts w:ascii="Times New Roman" w:hAnsi="Times New Roman" w:cs="Times New Roman"/>
          <w:sz w:val="24"/>
          <w:szCs w:val="24"/>
          <w:lang w:val="en-US"/>
        </w:rPr>
        <w:t>5</w:t>
      </w:r>
      <w:r w:rsidRPr="2E7551DE">
        <w:rPr>
          <w:rFonts w:ascii="Times New Roman" w:hAnsi="Times New Roman" w:cs="Times New Roman"/>
          <w:sz w:val="24"/>
          <w:szCs w:val="24"/>
          <w:lang w:val="en-US"/>
        </w:rPr>
        <w:t xml:space="preserve">]. </w:t>
      </w:r>
    </w:p>
    <w:p w14:paraId="3F72EEC7" w14:textId="7E9878E0" w:rsidR="00B40F27"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NOAA</w:t>
      </w:r>
      <w:r w:rsidR="003A29FD">
        <w:rPr>
          <w:rFonts w:ascii="Times New Roman" w:hAnsi="Times New Roman" w:cs="Times New Roman"/>
          <w:sz w:val="24"/>
          <w:szCs w:val="24"/>
        </w:rPr>
        <w:t>.</w:t>
      </w:r>
      <w:r w:rsidRPr="007E2CD6">
        <w:rPr>
          <w:rFonts w:ascii="Times New Roman" w:hAnsi="Times New Roman" w:cs="Times New Roman"/>
          <w:sz w:val="24"/>
          <w:szCs w:val="24"/>
        </w:rPr>
        <w:t xml:space="preserve"> 2022. Bag limit analysis. U.S. National Oceanic and Atmospheric Administration. Available from: </w:t>
      </w:r>
      <w:hyperlink r:id="rId33">
        <w:r w:rsidRPr="007E2CD6">
          <w:rPr>
            <w:rFonts w:ascii="Times New Roman" w:hAnsi="Times New Roman" w:cs="Times New Roman"/>
            <w:color w:val="1155CC"/>
            <w:sz w:val="24"/>
            <w:szCs w:val="24"/>
            <w:u w:val="single"/>
          </w:rPr>
          <w:t>https://www.st.nmfs.noaa.gov/st1/recreational/pubs/data_users/chap_7.pdf</w:t>
        </w:r>
      </w:hyperlink>
      <w:r w:rsidRPr="007E2CD6">
        <w:rPr>
          <w:rFonts w:ascii="Times New Roman" w:hAnsi="Times New Roman" w:cs="Times New Roman"/>
          <w:sz w:val="24"/>
          <w:szCs w:val="24"/>
        </w:rPr>
        <w:t xml:space="preserve"> [accessed </w:t>
      </w:r>
      <w:r w:rsidR="003A29FD">
        <w:rPr>
          <w:rFonts w:ascii="Times New Roman" w:hAnsi="Times New Roman" w:cs="Times New Roman"/>
          <w:sz w:val="24"/>
          <w:szCs w:val="24"/>
        </w:rPr>
        <w:t>Oct</w:t>
      </w:r>
      <w:r w:rsidRPr="007E2CD6">
        <w:rPr>
          <w:rFonts w:ascii="Times New Roman" w:hAnsi="Times New Roman" w:cs="Times New Roman"/>
          <w:sz w:val="24"/>
          <w:szCs w:val="24"/>
        </w:rPr>
        <w:t xml:space="preserve"> 202</w:t>
      </w:r>
      <w:r w:rsidR="003A29FD">
        <w:rPr>
          <w:rFonts w:ascii="Times New Roman" w:hAnsi="Times New Roman" w:cs="Times New Roman"/>
          <w:sz w:val="24"/>
          <w:szCs w:val="24"/>
        </w:rPr>
        <w:t>5</w:t>
      </w:r>
      <w:r w:rsidRPr="007E2CD6">
        <w:rPr>
          <w:rFonts w:ascii="Times New Roman" w:hAnsi="Times New Roman" w:cs="Times New Roman"/>
          <w:sz w:val="24"/>
          <w:szCs w:val="24"/>
        </w:rPr>
        <w:t>]</w:t>
      </w:r>
    </w:p>
    <w:p w14:paraId="33EC9A24" w14:textId="3417D417" w:rsidR="003A29FD" w:rsidRPr="007E2CD6" w:rsidRDefault="003A29FD">
      <w:pPr>
        <w:spacing w:after="70" w:line="480" w:lineRule="auto"/>
        <w:ind w:left="450" w:hanging="450"/>
        <w:rPr>
          <w:rFonts w:ascii="Times New Roman" w:hAnsi="Times New Roman" w:cs="Times New Roman"/>
          <w:sz w:val="24"/>
          <w:szCs w:val="24"/>
        </w:rPr>
      </w:pPr>
      <w:r>
        <w:rPr>
          <w:rFonts w:ascii="Times New Roman" w:hAnsi="Times New Roman" w:cs="Times New Roman"/>
          <w:sz w:val="24"/>
          <w:szCs w:val="24"/>
        </w:rPr>
        <w:lastRenderedPageBreak/>
        <w:t xml:space="preserve">NOAA. 2025. </w:t>
      </w:r>
      <w:r w:rsidRPr="003A29FD">
        <w:rPr>
          <w:rFonts w:ascii="Times New Roman" w:hAnsi="Times New Roman" w:cs="Times New Roman"/>
          <w:sz w:val="24"/>
          <w:szCs w:val="24"/>
        </w:rPr>
        <w:t>Dolphinfish Management Strategy Evaluation in the U.S. Atlantic</w:t>
      </w:r>
      <w:r>
        <w:rPr>
          <w:rFonts w:ascii="Times New Roman" w:hAnsi="Times New Roman" w:cs="Times New Roman"/>
          <w:sz w:val="24"/>
          <w:szCs w:val="24"/>
        </w:rPr>
        <w:t xml:space="preserve">. Available from: </w:t>
      </w:r>
      <w:hyperlink r:id="rId34" w:history="1">
        <w:r w:rsidRPr="00A0624D">
          <w:rPr>
            <w:rStyle w:val="Hyperlink"/>
            <w:rFonts w:ascii="Times New Roman" w:hAnsi="Times New Roman" w:cs="Times New Roman"/>
            <w:sz w:val="24"/>
            <w:szCs w:val="24"/>
          </w:rPr>
          <w:t>https://www.fisheries.noaa.gov/southeast/science-data/dolphinfish-management-strategy-evaluation-us-atlantic</w:t>
        </w:r>
      </w:hyperlink>
      <w:r>
        <w:rPr>
          <w:rFonts w:ascii="Times New Roman" w:hAnsi="Times New Roman" w:cs="Times New Roman"/>
          <w:sz w:val="24"/>
          <w:szCs w:val="24"/>
        </w:rPr>
        <w:t xml:space="preserve"> [accessed Oct 2025]</w:t>
      </w:r>
    </w:p>
    <w:p w14:paraId="373F2F8C" w14:textId="77777777" w:rsidR="00B40F27" w:rsidRPr="00685315" w:rsidRDefault="004946ED" w:rsidP="00685315">
      <w:pPr>
        <w:tabs>
          <w:tab w:val="left" w:pos="360"/>
        </w:tabs>
        <w:spacing w:after="70" w:line="480" w:lineRule="auto"/>
        <w:ind w:left="450" w:hanging="450"/>
        <w:rPr>
          <w:rFonts w:ascii="Times New Roman" w:hAnsi="Times New Roman" w:cs="Times New Roman"/>
          <w:sz w:val="24"/>
          <w:szCs w:val="24"/>
          <w:lang w:val="en-US"/>
        </w:rPr>
      </w:pPr>
      <w:proofErr w:type="spellStart"/>
      <w:r w:rsidRPr="2E7551DE">
        <w:rPr>
          <w:rFonts w:ascii="Times New Roman" w:hAnsi="Times New Roman" w:cs="Times New Roman"/>
          <w:sz w:val="24"/>
          <w:szCs w:val="24"/>
          <w:lang w:val="en-US"/>
        </w:rPr>
        <w:t>Ochwada</w:t>
      </w:r>
      <w:proofErr w:type="spellEnd"/>
      <w:r w:rsidRPr="2E7551DE">
        <w:rPr>
          <w:rFonts w:ascii="Times New Roman" w:hAnsi="Times New Roman" w:cs="Times New Roman"/>
          <w:sz w:val="24"/>
          <w:szCs w:val="24"/>
          <w:lang w:val="en-US"/>
        </w:rPr>
        <w:t xml:space="preserve">-Doyle, F., Hughes, J., Fowler, A.M., Murphy, J., Stark, K., Lowry, M., West, L., Taylor, M.D. 2023. Quantifying the potential impact of reducing recreational harvest limits on the catch of a </w:t>
      </w:r>
      <w:r w:rsidRPr="00685315">
        <w:rPr>
          <w:rFonts w:ascii="Times New Roman" w:hAnsi="Times New Roman" w:cs="Times New Roman"/>
          <w:sz w:val="24"/>
          <w:szCs w:val="24"/>
          <w:lang w:val="en-US"/>
        </w:rPr>
        <w:t xml:space="preserve">key marine species using off-site angler survey data, ICES Journal of Marine Science. 80(2): 295–307, </w:t>
      </w:r>
      <w:hyperlink r:id="rId35">
        <w:r w:rsidRPr="00685315">
          <w:rPr>
            <w:rFonts w:ascii="Times New Roman" w:hAnsi="Times New Roman" w:cs="Times New Roman"/>
            <w:color w:val="1155CC"/>
            <w:sz w:val="24"/>
            <w:szCs w:val="24"/>
            <w:u w:val="single"/>
            <w:lang w:val="en-US"/>
          </w:rPr>
          <w:t>https://doi.org/10.1093/icesjms/fsac232</w:t>
        </w:r>
      </w:hyperlink>
    </w:p>
    <w:p w14:paraId="0E0FCCE1" w14:textId="0DE0170B" w:rsidR="00B40F27" w:rsidRPr="00685315" w:rsidRDefault="00B40F27" w:rsidP="00685315">
      <w:pPr>
        <w:tabs>
          <w:tab w:val="left" w:pos="360"/>
        </w:tabs>
        <w:spacing w:after="70" w:line="480" w:lineRule="auto"/>
        <w:ind w:left="450" w:hanging="450"/>
        <w:rPr>
          <w:rFonts w:ascii="Times New Roman" w:hAnsi="Times New Roman" w:cs="Times New Roman"/>
          <w:sz w:val="24"/>
          <w:szCs w:val="24"/>
        </w:rPr>
      </w:pPr>
    </w:p>
    <w:p w14:paraId="1A265EBC" w14:textId="7EDA6CF2" w:rsidR="007B241F" w:rsidRPr="00685315" w:rsidRDefault="007B241F" w:rsidP="00685315">
      <w:pPr>
        <w:tabs>
          <w:tab w:val="left" w:pos="360"/>
        </w:tabs>
        <w:spacing w:after="70" w:line="480" w:lineRule="auto"/>
        <w:ind w:left="450" w:hanging="450"/>
        <w:rPr>
          <w:rFonts w:ascii="Times New Roman" w:hAnsi="Times New Roman" w:cs="Times New Roman"/>
          <w:sz w:val="24"/>
          <w:szCs w:val="24"/>
        </w:rPr>
      </w:pPr>
      <w:r w:rsidRPr="00685315">
        <w:rPr>
          <w:rFonts w:ascii="Times New Roman" w:hAnsi="Times New Roman" w:cs="Times New Roman"/>
          <w:sz w:val="24"/>
          <w:szCs w:val="24"/>
        </w:rPr>
        <w:t>PFMC. 2024. Status of the Pacific Coast Groundfish Fishery</w:t>
      </w:r>
      <w:r w:rsidR="006364B7" w:rsidRPr="00685315">
        <w:rPr>
          <w:rFonts w:ascii="Times New Roman" w:hAnsi="Times New Roman" w:cs="Times New Roman"/>
          <w:sz w:val="24"/>
          <w:szCs w:val="24"/>
        </w:rPr>
        <w:t xml:space="preserve">, Stock Assessment and Fishery Evaluation, Description of the Fishery. The Pacific Fishery Management Council. Portland, OR. August 2024. </w:t>
      </w:r>
      <w:hyperlink r:id="rId36" w:history="1">
        <w:r w:rsidR="001612D1" w:rsidRPr="00685315">
          <w:rPr>
            <w:rStyle w:val="Hyperlink"/>
            <w:rFonts w:ascii="Times New Roman" w:hAnsi="Times New Roman" w:cs="Times New Roman"/>
            <w:sz w:val="24"/>
            <w:szCs w:val="24"/>
          </w:rPr>
          <w:t>pcouncil.org/documents/2024/08/status-of-the-pacific-coast-groundfish-fishery-stock-assessment-and-fishery-evaluation-july-2025.pdf/</w:t>
        </w:r>
      </w:hyperlink>
    </w:p>
    <w:p w14:paraId="0F337E00" w14:textId="77777777"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 xml:space="preserve">Porch, C.E., Fox, W.W. 1990. Simulating the dynamical trends of fisheries regulated by small daily bag limits. Transactions of the American Fisheries Society. 119(5): 836-849. </w:t>
      </w:r>
      <w:hyperlink r:id="rId37">
        <w:r w:rsidRPr="2E7551DE">
          <w:rPr>
            <w:rFonts w:ascii="Times New Roman" w:hAnsi="Times New Roman" w:cs="Times New Roman"/>
            <w:color w:val="1155CC"/>
            <w:sz w:val="24"/>
            <w:szCs w:val="24"/>
            <w:u w:val="single"/>
            <w:lang w:val="en-US"/>
          </w:rPr>
          <w:t>https://doi.org/10.1577/1548-8659(1990)119</w:t>
        </w:r>
      </w:hyperlink>
      <w:r w:rsidRPr="2E7551DE">
        <w:rPr>
          <w:rFonts w:ascii="Times New Roman" w:hAnsi="Times New Roman" w:cs="Times New Roman"/>
          <w:sz w:val="24"/>
          <w:szCs w:val="24"/>
          <w:lang w:val="en-US"/>
        </w:rPr>
        <w:t>&lt;</w:t>
      </w:r>
      <w:proofErr w:type="gramStart"/>
      <w:r w:rsidRPr="2E7551DE">
        <w:rPr>
          <w:rFonts w:ascii="Times New Roman" w:hAnsi="Times New Roman" w:cs="Times New Roman"/>
          <w:sz w:val="24"/>
          <w:szCs w:val="24"/>
          <w:lang w:val="en-US"/>
        </w:rPr>
        <w:t>0836:STDTOF</w:t>
      </w:r>
      <w:proofErr w:type="gramEnd"/>
      <w:r w:rsidRPr="2E7551DE">
        <w:rPr>
          <w:rFonts w:ascii="Times New Roman" w:hAnsi="Times New Roman" w:cs="Times New Roman"/>
          <w:sz w:val="24"/>
          <w:szCs w:val="24"/>
          <w:lang w:val="en-US"/>
        </w:rPr>
        <w:t>&gt;2.3.CO;2</w:t>
      </w:r>
    </w:p>
    <w:p w14:paraId="45758A8F" w14:textId="1BB55AF6"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Poulton, A.J., Sethi, S.A., Ellner, S.P.,</w:t>
      </w:r>
      <w:r w:rsidR="00C90321">
        <w:rPr>
          <w:rFonts w:ascii="Times New Roman" w:hAnsi="Times New Roman" w:cs="Times New Roman"/>
          <w:sz w:val="24"/>
          <w:szCs w:val="24"/>
          <w:lang w:val="en-US"/>
        </w:rPr>
        <w:t xml:space="preserve"> </w:t>
      </w:r>
      <w:r w:rsidRPr="2E7551DE">
        <w:rPr>
          <w:rFonts w:ascii="Times New Roman" w:hAnsi="Times New Roman" w:cs="Times New Roman"/>
          <w:sz w:val="24"/>
          <w:szCs w:val="24"/>
          <w:lang w:val="en-US"/>
        </w:rPr>
        <w:t xml:space="preserve">and Smeltz, T.S. 2023. Optimal dynamic spatial closures can improve fishery yield and reduce fishing-induced habitat damage. Canadian Journal of Fisheries and Aquatic Sciences. 80(6): 893-912. </w:t>
      </w:r>
      <w:hyperlink r:id="rId38">
        <w:r w:rsidRPr="2E7551DE">
          <w:rPr>
            <w:rFonts w:ascii="Times New Roman" w:hAnsi="Times New Roman" w:cs="Times New Roman"/>
            <w:color w:val="1155CC"/>
            <w:sz w:val="24"/>
            <w:szCs w:val="24"/>
            <w:u w:val="single"/>
            <w:lang w:val="en-US"/>
          </w:rPr>
          <w:t>https://doi.org/10.1139/cjfas-2022-0198</w:t>
        </w:r>
      </w:hyperlink>
    </w:p>
    <w:p w14:paraId="49517181" w14:textId="77777777"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Powell E.N., Bochenek E.A., and DePersenaire J. 2010. Evaluation of bag-and-size-limit options in the management of summer flounder Paralichthys dentatus. Fish. Res. 105: 215–227.</w:t>
      </w:r>
    </w:p>
    <w:p w14:paraId="547C4EBC" w14:textId="40B0F284"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 xml:space="preserve">Punt, A. &amp; Ralston, S. 2007. A Management Strategy Evaluation of Rebuilding Revision Rules for Overfished </w:t>
      </w:r>
      <w:r w:rsidR="00277164">
        <w:rPr>
          <w:rFonts w:ascii="Times New Roman" w:hAnsi="Times New Roman" w:cs="Times New Roman"/>
          <w:sz w:val="24"/>
          <w:szCs w:val="24"/>
        </w:rPr>
        <w:t>Rockfish</w:t>
      </w:r>
      <w:r w:rsidRPr="007E2CD6">
        <w:rPr>
          <w:rFonts w:ascii="Times New Roman" w:hAnsi="Times New Roman" w:cs="Times New Roman"/>
          <w:sz w:val="24"/>
          <w:szCs w:val="24"/>
        </w:rPr>
        <w:t xml:space="preserve"> Stocks. Biology, Assessment and Management of North Pacific </w:t>
      </w:r>
      <w:r w:rsidR="00277164">
        <w:rPr>
          <w:rFonts w:ascii="Times New Roman" w:hAnsi="Times New Roman" w:cs="Times New Roman"/>
          <w:sz w:val="24"/>
          <w:szCs w:val="24"/>
        </w:rPr>
        <w:t>Rockfish</w:t>
      </w:r>
      <w:r w:rsidRPr="007E2CD6">
        <w:rPr>
          <w:rFonts w:ascii="Times New Roman" w:hAnsi="Times New Roman" w:cs="Times New Roman"/>
          <w:sz w:val="24"/>
          <w:szCs w:val="24"/>
        </w:rPr>
        <w:t xml:space="preserve">es. Alaska Sea Grant College Program. 10.4027/bamnpr.2007.19. </w:t>
      </w:r>
    </w:p>
    <w:p w14:paraId="3FE55937"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lastRenderedPageBreak/>
        <w:t xml:space="preserve">Punt, A.E., Butterworth, D.S., de Moor, C.L., De Oliveira, J.A.A. &amp; Haddon, M. 2016. Management strategy evaluation: best practices. Fish and Fisheries, 17, 303–334, </w:t>
      </w:r>
      <w:hyperlink r:id="rId39">
        <w:r w:rsidRPr="007E2CD6">
          <w:rPr>
            <w:rFonts w:ascii="Times New Roman" w:hAnsi="Times New Roman" w:cs="Times New Roman"/>
            <w:color w:val="1155CC"/>
            <w:sz w:val="24"/>
            <w:szCs w:val="24"/>
            <w:u w:val="single"/>
          </w:rPr>
          <w:t>http://dx.doi.org/10.1111/faf.12104</w:t>
        </w:r>
      </w:hyperlink>
      <w:r w:rsidRPr="007E2CD6">
        <w:rPr>
          <w:rFonts w:ascii="Times New Roman" w:hAnsi="Times New Roman" w:cs="Times New Roman"/>
          <w:sz w:val="24"/>
          <w:szCs w:val="24"/>
        </w:rPr>
        <w:t>.</w:t>
      </w:r>
    </w:p>
    <w:p w14:paraId="5C9C616E" w14:textId="176F5068"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Rehren, J., Coll, M., Jiddawi, N.</w:t>
      </w:r>
      <w:proofErr w:type="gramStart"/>
      <w:r w:rsidRPr="2E7551DE">
        <w:rPr>
          <w:rFonts w:ascii="Times New Roman" w:hAnsi="Times New Roman" w:cs="Times New Roman"/>
          <w:sz w:val="24"/>
          <w:szCs w:val="24"/>
          <w:lang w:val="en-US"/>
        </w:rPr>
        <w:t>, ,</w:t>
      </w:r>
      <w:proofErr w:type="gramEnd"/>
      <w:r w:rsidRPr="2E7551DE">
        <w:rPr>
          <w:rFonts w:ascii="Times New Roman" w:hAnsi="Times New Roman" w:cs="Times New Roman"/>
          <w:sz w:val="24"/>
          <w:szCs w:val="24"/>
          <w:lang w:val="en-US"/>
        </w:rPr>
        <w:t xml:space="preserve"> Kluger, L.C.,</w:t>
      </w:r>
      <w:r w:rsidR="00C90321">
        <w:rPr>
          <w:rFonts w:ascii="Times New Roman" w:hAnsi="Times New Roman" w:cs="Times New Roman"/>
          <w:sz w:val="24"/>
          <w:szCs w:val="24"/>
          <w:lang w:val="en-US"/>
        </w:rPr>
        <w:t xml:space="preserve"> </w:t>
      </w:r>
      <w:r w:rsidRPr="2E7551DE">
        <w:rPr>
          <w:rFonts w:ascii="Times New Roman" w:hAnsi="Times New Roman" w:cs="Times New Roman"/>
          <w:sz w:val="24"/>
          <w:szCs w:val="24"/>
          <w:lang w:val="en-US"/>
        </w:rPr>
        <w:t>Omar, O., Christensen, V., Pennino, G.M., Wolff, M. 2022. Evaluating ecosystem impacts of gear regulations in a data-limited fishery—comparing approaches to estimate predator–prey interactions in Ecopath with Ecosim, ICES Journal of Marine Science. 79(5): 1624–1636, https://doi.org/10.1093/icesjms/fsac077</w:t>
      </w:r>
    </w:p>
    <w:p w14:paraId="7652999E" w14:textId="46A87503"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 xml:space="preserve">SAFMC. 2024. Management Strategy Evaluation for the South Atlantic Snapper-Grouper Fisheries. South Atlantic Fisheries Management Council. Available from: </w:t>
      </w:r>
      <w:hyperlink r:id="rId40">
        <w:r w:rsidRPr="007E2CD6">
          <w:rPr>
            <w:rFonts w:ascii="Times New Roman" w:hAnsi="Times New Roman" w:cs="Times New Roman"/>
            <w:color w:val="1155CC"/>
            <w:sz w:val="24"/>
            <w:szCs w:val="24"/>
            <w:u w:val="single"/>
          </w:rPr>
          <w:t>https://safmc-mse.bluematterscience.com/</w:t>
        </w:r>
      </w:hyperlink>
      <w:r w:rsidRPr="007E2CD6">
        <w:rPr>
          <w:rFonts w:ascii="Times New Roman" w:hAnsi="Times New Roman" w:cs="Times New Roman"/>
          <w:sz w:val="24"/>
          <w:szCs w:val="24"/>
        </w:rPr>
        <w:t xml:space="preserve"> [accessed </w:t>
      </w:r>
      <w:r w:rsidR="003A29FD">
        <w:rPr>
          <w:rFonts w:ascii="Times New Roman" w:hAnsi="Times New Roman" w:cs="Times New Roman"/>
          <w:sz w:val="24"/>
          <w:szCs w:val="24"/>
        </w:rPr>
        <w:t>Oct</w:t>
      </w:r>
      <w:r w:rsidRPr="007E2CD6">
        <w:rPr>
          <w:rFonts w:ascii="Times New Roman" w:hAnsi="Times New Roman" w:cs="Times New Roman"/>
          <w:sz w:val="24"/>
          <w:szCs w:val="24"/>
        </w:rPr>
        <w:t xml:space="preserve"> 202</w:t>
      </w:r>
      <w:r w:rsidR="003A29FD">
        <w:rPr>
          <w:rFonts w:ascii="Times New Roman" w:hAnsi="Times New Roman" w:cs="Times New Roman"/>
          <w:sz w:val="24"/>
          <w:szCs w:val="24"/>
        </w:rPr>
        <w:t>5</w:t>
      </w:r>
      <w:r w:rsidRPr="007E2CD6">
        <w:rPr>
          <w:rFonts w:ascii="Times New Roman" w:hAnsi="Times New Roman" w:cs="Times New Roman"/>
          <w:sz w:val="24"/>
          <w:szCs w:val="24"/>
        </w:rPr>
        <w:t>]</w:t>
      </w:r>
    </w:p>
    <w:p w14:paraId="59DC2860"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Scrogin, D., K. Boyle, G. Parsons, and A. J. Plantinga. 2004. “Effects of Regulations on Expected Catch, Expected Harvest, and Site Choice of Recreational Anglers.” American Journal of Agricultural Economics. 86 (4): 963–74.</w:t>
      </w:r>
    </w:p>
    <w:p w14:paraId="6E05CCF4"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Tetzlaff, J.C., Pine, W.E., Allen, M.S., Ahrens, R.N.M. 2013. Effectiveness of Size Limits and Bag Limits for Managing Recreational Fisheries: A Case Study of the Gulf of Mexico Recreational Gag Fishery. Bulletin of Marine Science. 89(2): 483-502. https://doi.org/10.5343/bms.2012.1025</w:t>
      </w:r>
    </w:p>
    <w:p w14:paraId="6F94A3ED" w14:textId="1A4C576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Trudeau, A., Bochenek, E.A., Golden, A.S., Melnychuk, M.C., Zemeckis, D.R., Jensen, O.P. 2022. Lower possession limits and shorter seasons directly reduce for-hire fishing effort in a multispecies marine recreational fishery. Canadian Journal of Fisheries and Aquatic Sciences. 79(8): 1211-1224. https://doi.org/10.1139/cjfas-2021-0137</w:t>
      </w:r>
    </w:p>
    <w:p w14:paraId="34619B88" w14:textId="70BAA5EA"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lastRenderedPageBreak/>
        <w:t xml:space="preserve">Valencia, S., Newman, D., Hordyk, A., 2021. Report on the California Data-Limited Fisheries Project: Integrating MSE into the Management of California State Fisheries. Available from: </w:t>
      </w:r>
      <w:hyperlink r:id="rId41">
        <w:r w:rsidRPr="007E2CD6">
          <w:rPr>
            <w:rFonts w:ascii="Times New Roman" w:hAnsi="Times New Roman" w:cs="Times New Roman"/>
            <w:color w:val="1155CC"/>
            <w:sz w:val="24"/>
            <w:szCs w:val="24"/>
            <w:u w:val="single"/>
          </w:rPr>
          <w:t>https://nrm.dfg.ca.gov/FileHandler.ashx?DocumentID=195538&amp;inline</w:t>
        </w:r>
      </w:hyperlink>
      <w:r w:rsidRPr="007E2CD6">
        <w:rPr>
          <w:rFonts w:ascii="Times New Roman" w:hAnsi="Times New Roman" w:cs="Times New Roman"/>
          <w:sz w:val="24"/>
          <w:szCs w:val="24"/>
        </w:rPr>
        <w:t xml:space="preserve"> [accessed </w:t>
      </w:r>
      <w:r w:rsidR="003A29FD">
        <w:rPr>
          <w:rFonts w:ascii="Times New Roman" w:hAnsi="Times New Roman" w:cs="Times New Roman"/>
          <w:sz w:val="24"/>
          <w:szCs w:val="24"/>
        </w:rPr>
        <w:t>Oct</w:t>
      </w:r>
      <w:r w:rsidRPr="007E2CD6">
        <w:rPr>
          <w:rFonts w:ascii="Times New Roman" w:hAnsi="Times New Roman" w:cs="Times New Roman"/>
          <w:sz w:val="24"/>
          <w:szCs w:val="24"/>
        </w:rPr>
        <w:t xml:space="preserve"> 202</w:t>
      </w:r>
      <w:r w:rsidR="003A29FD">
        <w:rPr>
          <w:rFonts w:ascii="Times New Roman" w:hAnsi="Times New Roman" w:cs="Times New Roman"/>
          <w:sz w:val="24"/>
          <w:szCs w:val="24"/>
        </w:rPr>
        <w:t>5</w:t>
      </w:r>
      <w:r w:rsidRPr="007E2CD6">
        <w:rPr>
          <w:rFonts w:ascii="Times New Roman" w:hAnsi="Times New Roman" w:cs="Times New Roman"/>
          <w:sz w:val="24"/>
          <w:szCs w:val="24"/>
        </w:rPr>
        <w:t>]</w:t>
      </w:r>
    </w:p>
    <w:p w14:paraId="1F98818E" w14:textId="77777777" w:rsidR="00B40F27" w:rsidRPr="007E2CD6" w:rsidRDefault="004946ED" w:rsidP="2E7551DE">
      <w:pPr>
        <w:spacing w:after="70" w:line="480" w:lineRule="auto"/>
        <w:ind w:left="450" w:hanging="450"/>
        <w:rPr>
          <w:rFonts w:ascii="Times New Roman" w:hAnsi="Times New Roman" w:cs="Times New Roman"/>
          <w:sz w:val="24"/>
          <w:szCs w:val="24"/>
          <w:lang w:val="en-US"/>
        </w:rPr>
      </w:pPr>
      <w:r w:rsidRPr="2E7551DE">
        <w:rPr>
          <w:rFonts w:ascii="Times New Roman" w:hAnsi="Times New Roman" w:cs="Times New Roman"/>
          <w:sz w:val="24"/>
          <w:szCs w:val="24"/>
          <w:lang w:val="en-US"/>
        </w:rPr>
        <w:t>van Poorten B.T., Cox S.P., and Cooper A.B. 2013. Efficacy of harvest and minimum size limit regulations for controlling short-term harvest in recreational fisheries. Fish. Manage. Ecol. 20: 258–267.</w:t>
      </w:r>
    </w:p>
    <w:p w14:paraId="38AEF390" w14:textId="77777777" w:rsidR="00B40F27" w:rsidRPr="007E2CD6" w:rsidRDefault="004946ED" w:rsidP="2E7551DE">
      <w:pPr>
        <w:spacing w:after="70" w:line="480" w:lineRule="auto"/>
        <w:ind w:left="450"/>
        <w:rPr>
          <w:rFonts w:ascii="Times New Roman" w:hAnsi="Times New Roman" w:cs="Times New Roman"/>
          <w:sz w:val="24"/>
          <w:szCs w:val="24"/>
          <w:lang w:val="en-US"/>
        </w:rPr>
      </w:pPr>
      <w:r w:rsidRPr="2E7551DE">
        <w:rPr>
          <w:rFonts w:ascii="Times New Roman" w:hAnsi="Times New Roman" w:cs="Times New Roman"/>
          <w:sz w:val="24"/>
          <w:szCs w:val="24"/>
          <w:lang w:val="en-US"/>
        </w:rPr>
        <w:t>Whitehead J.C., Dumas C.F., Landry C.E., and Herstine J. 2011. Valuing bag limits in the North Carolina charter boat fishery with combined revealed and stated preference data. Mar. Resour. Econ. 26: 233–241.</w:t>
      </w:r>
    </w:p>
    <w:p w14:paraId="2AC2A006"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 xml:space="preserve">Woodward, R.T. &amp; Griffin, W.L. 2003. Size and bag limits in recreational fisheries: theoretical and empirical analysis. Marine Resources Economic. 18 (3): 239-262. </w:t>
      </w:r>
    </w:p>
    <w:p w14:paraId="0781CF50" w14:textId="77777777" w:rsidR="00B40F27" w:rsidRPr="007E2CD6" w:rsidRDefault="004946ED">
      <w:pPr>
        <w:spacing w:after="70" w:line="480" w:lineRule="auto"/>
        <w:ind w:left="450" w:hanging="450"/>
        <w:rPr>
          <w:rFonts w:ascii="Times New Roman" w:hAnsi="Times New Roman" w:cs="Times New Roman"/>
          <w:sz w:val="24"/>
          <w:szCs w:val="24"/>
        </w:rPr>
      </w:pPr>
      <w:r w:rsidRPr="007E2CD6">
        <w:rPr>
          <w:rFonts w:ascii="Times New Roman" w:hAnsi="Times New Roman" w:cs="Times New Roman"/>
          <w:sz w:val="24"/>
          <w:szCs w:val="24"/>
        </w:rPr>
        <w:t>Young E.G., Melnychuk M.C., Anderson L.E., and Hilborn R. 2020. The importance of fishing opportunity to angler utility analysis in marine recreational fisheries. ICES J. Mar. Sci. 77: 2344–2353.</w:t>
      </w:r>
    </w:p>
    <w:p w14:paraId="286DBD80" w14:textId="77777777" w:rsidR="00B40F27" w:rsidRPr="007E2CD6" w:rsidRDefault="00B40F27">
      <w:pPr>
        <w:spacing w:line="480" w:lineRule="auto"/>
        <w:rPr>
          <w:rFonts w:ascii="Times New Roman" w:hAnsi="Times New Roman" w:cs="Times New Roman"/>
          <w:sz w:val="24"/>
          <w:szCs w:val="24"/>
        </w:rPr>
      </w:pPr>
    </w:p>
    <w:p w14:paraId="7F8DB2A6" w14:textId="4B09FF2C" w:rsidR="00B40F27" w:rsidRPr="003A29FD" w:rsidRDefault="004946ED">
      <w:pPr>
        <w:spacing w:line="480" w:lineRule="auto"/>
        <w:rPr>
          <w:rFonts w:ascii="Times New Roman" w:hAnsi="Times New Roman" w:cs="Times New Roman"/>
          <w:b/>
          <w:sz w:val="24"/>
          <w:szCs w:val="24"/>
        </w:rPr>
      </w:pPr>
      <w:r w:rsidRPr="007E2CD6">
        <w:rPr>
          <w:rFonts w:ascii="Times New Roman" w:hAnsi="Times New Roman" w:cs="Times New Roman"/>
          <w:b/>
          <w:sz w:val="24"/>
          <w:szCs w:val="24"/>
        </w:rPr>
        <w:t>Figures</w:t>
      </w:r>
    </w:p>
    <w:p w14:paraId="750098A4" w14:textId="77777777" w:rsidR="009F795B" w:rsidRDefault="009F795B">
      <w:pPr>
        <w:spacing w:line="480" w:lineRule="auto"/>
        <w:rPr>
          <w:rFonts w:ascii="Times New Roman" w:hAnsi="Times New Roman" w:cs="Times New Roman"/>
          <w:sz w:val="24"/>
          <w:szCs w:val="24"/>
        </w:rPr>
      </w:pPr>
    </w:p>
    <w:p w14:paraId="44ABA86F" w14:textId="3477AB32" w:rsidR="009F795B" w:rsidRPr="003A29FD" w:rsidRDefault="009F795B">
      <w:pPr>
        <w:spacing w:line="480" w:lineRule="auto"/>
        <w:rPr>
          <w:rFonts w:ascii="Times New Roman" w:hAnsi="Times New Roman" w:cs="Times New Roman"/>
          <w:b/>
          <w:bCs/>
          <w:sz w:val="24"/>
          <w:szCs w:val="24"/>
        </w:rPr>
      </w:pPr>
      <w:r w:rsidRPr="009F795B">
        <w:rPr>
          <w:rFonts w:ascii="Times New Roman" w:hAnsi="Times New Roman" w:cs="Times New Roman"/>
          <w:b/>
          <w:bCs/>
          <w:sz w:val="24"/>
          <w:szCs w:val="24"/>
        </w:rPr>
        <w:t>Tables</w:t>
      </w:r>
    </w:p>
    <w:p w14:paraId="34973AEB" w14:textId="63A39ABA" w:rsidR="49316955" w:rsidRDefault="49316955" w:rsidP="00685315">
      <w:pPr>
        <w:rPr>
          <w:rFonts w:ascii="Times New Roman" w:hAnsi="Times New Roman" w:cs="Times New Roman"/>
          <w:sz w:val="24"/>
          <w:szCs w:val="24"/>
          <w:lang w:val="en-US"/>
        </w:rPr>
      </w:pPr>
      <w:r w:rsidRPr="2880E9FB">
        <w:rPr>
          <w:rFonts w:ascii="Times New Roman" w:hAnsi="Times New Roman" w:cs="Times New Roman"/>
          <w:sz w:val="24"/>
          <w:szCs w:val="24"/>
          <w:lang w:val="en-US"/>
        </w:rPr>
        <w:t xml:space="preserve"> </w:t>
      </w:r>
    </w:p>
    <w:sectPr w:rsidR="49316955">
      <w:footerReference w:type="default" r:id="rId42"/>
      <w:pgSz w:w="12240" w:h="15840"/>
      <w:pgMar w:top="1440" w:right="1440" w:bottom="1440" w:left="1440" w:header="720" w:footer="720"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EB058" w14:textId="77777777" w:rsidR="00530FA2" w:rsidRDefault="00530FA2">
      <w:pPr>
        <w:spacing w:line="240" w:lineRule="auto"/>
      </w:pPr>
      <w:r>
        <w:separator/>
      </w:r>
    </w:p>
  </w:endnote>
  <w:endnote w:type="continuationSeparator" w:id="0">
    <w:p w14:paraId="02291A28" w14:textId="77777777" w:rsidR="00530FA2" w:rsidRDefault="00530F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17070" w14:textId="77777777" w:rsidR="00B40F27" w:rsidRDefault="004946ED">
    <w:pPr>
      <w:jc w:val="center"/>
    </w:pPr>
    <w:r>
      <w:fldChar w:fldCharType="begin"/>
    </w:r>
    <w:r>
      <w:instrText>PAGE</w:instrText>
    </w:r>
    <w:r>
      <w:fldChar w:fldCharType="separate"/>
    </w:r>
    <w:r w:rsidR="00F939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019C6" w14:textId="77777777" w:rsidR="00530FA2" w:rsidRDefault="00530FA2">
      <w:pPr>
        <w:spacing w:line="240" w:lineRule="auto"/>
      </w:pPr>
      <w:r>
        <w:separator/>
      </w:r>
    </w:p>
  </w:footnote>
  <w:footnote w:type="continuationSeparator" w:id="0">
    <w:p w14:paraId="371ABE95" w14:textId="77777777" w:rsidR="00530FA2" w:rsidRDefault="00530F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76736"/>
    <w:multiLevelType w:val="multilevel"/>
    <w:tmpl w:val="B5C24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F6269E"/>
    <w:multiLevelType w:val="multilevel"/>
    <w:tmpl w:val="53D46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F96249"/>
    <w:multiLevelType w:val="multilevel"/>
    <w:tmpl w:val="CB0C4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922E80"/>
    <w:multiLevelType w:val="multilevel"/>
    <w:tmpl w:val="4D8EC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7547789">
    <w:abstractNumId w:val="0"/>
  </w:num>
  <w:num w:numId="2" w16cid:durableId="1731615051">
    <w:abstractNumId w:val="1"/>
  </w:num>
  <w:num w:numId="3" w16cid:durableId="1679193433">
    <w:abstractNumId w:val="2"/>
  </w:num>
  <w:num w:numId="4" w16cid:durableId="8526866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Carruthers">
    <w15:presenceInfo w15:providerId="Windows Live" w15:userId="ef571e4d31671f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F27"/>
    <w:rsid w:val="000032DB"/>
    <w:rsid w:val="0000494F"/>
    <w:rsid w:val="000065A1"/>
    <w:rsid w:val="00010A5F"/>
    <w:rsid w:val="000115CB"/>
    <w:rsid w:val="000213FB"/>
    <w:rsid w:val="00022C2C"/>
    <w:rsid w:val="0002457A"/>
    <w:rsid w:val="00026F06"/>
    <w:rsid w:val="000326A0"/>
    <w:rsid w:val="000335C8"/>
    <w:rsid w:val="00036AE7"/>
    <w:rsid w:val="00036CF1"/>
    <w:rsid w:val="00037007"/>
    <w:rsid w:val="00040DCC"/>
    <w:rsid w:val="00043D55"/>
    <w:rsid w:val="000442CC"/>
    <w:rsid w:val="00046337"/>
    <w:rsid w:val="0004781C"/>
    <w:rsid w:val="000521B6"/>
    <w:rsid w:val="00052465"/>
    <w:rsid w:val="000528F1"/>
    <w:rsid w:val="0005781C"/>
    <w:rsid w:val="00060007"/>
    <w:rsid w:val="00062A99"/>
    <w:rsid w:val="00063097"/>
    <w:rsid w:val="000647F5"/>
    <w:rsid w:val="000664D6"/>
    <w:rsid w:val="000730A9"/>
    <w:rsid w:val="000737DF"/>
    <w:rsid w:val="0007595D"/>
    <w:rsid w:val="00075BB4"/>
    <w:rsid w:val="00076A4F"/>
    <w:rsid w:val="0008141A"/>
    <w:rsid w:val="0008479F"/>
    <w:rsid w:val="00084F93"/>
    <w:rsid w:val="0008560F"/>
    <w:rsid w:val="0009268D"/>
    <w:rsid w:val="00095AEC"/>
    <w:rsid w:val="00096250"/>
    <w:rsid w:val="00097461"/>
    <w:rsid w:val="000A191A"/>
    <w:rsid w:val="000A20C8"/>
    <w:rsid w:val="000A6244"/>
    <w:rsid w:val="000B17E8"/>
    <w:rsid w:val="000C0761"/>
    <w:rsid w:val="000C7414"/>
    <w:rsid w:val="000D0FA8"/>
    <w:rsid w:val="000D1ECE"/>
    <w:rsid w:val="000D27B7"/>
    <w:rsid w:val="000D427E"/>
    <w:rsid w:val="000D48DE"/>
    <w:rsid w:val="000D6261"/>
    <w:rsid w:val="000E1A87"/>
    <w:rsid w:val="000E1CF4"/>
    <w:rsid w:val="000E3BD3"/>
    <w:rsid w:val="000E729F"/>
    <w:rsid w:val="000F1A6A"/>
    <w:rsid w:val="000F2E67"/>
    <w:rsid w:val="000F2F0C"/>
    <w:rsid w:val="000F7BA2"/>
    <w:rsid w:val="001003BB"/>
    <w:rsid w:val="00101AC3"/>
    <w:rsid w:val="00106F2B"/>
    <w:rsid w:val="00112A4E"/>
    <w:rsid w:val="001143AF"/>
    <w:rsid w:val="0011667C"/>
    <w:rsid w:val="001178C4"/>
    <w:rsid w:val="001225D7"/>
    <w:rsid w:val="00124BF5"/>
    <w:rsid w:val="0012544A"/>
    <w:rsid w:val="001264ED"/>
    <w:rsid w:val="00130119"/>
    <w:rsid w:val="00140B25"/>
    <w:rsid w:val="0014448E"/>
    <w:rsid w:val="001451C6"/>
    <w:rsid w:val="00151DBE"/>
    <w:rsid w:val="001543AE"/>
    <w:rsid w:val="00154982"/>
    <w:rsid w:val="0015573B"/>
    <w:rsid w:val="00155847"/>
    <w:rsid w:val="00157C07"/>
    <w:rsid w:val="00157CCC"/>
    <w:rsid w:val="00160E34"/>
    <w:rsid w:val="001612D1"/>
    <w:rsid w:val="001631A5"/>
    <w:rsid w:val="00164745"/>
    <w:rsid w:val="00167102"/>
    <w:rsid w:val="00170CB4"/>
    <w:rsid w:val="0017245A"/>
    <w:rsid w:val="001728AB"/>
    <w:rsid w:val="00176A38"/>
    <w:rsid w:val="00182B77"/>
    <w:rsid w:val="0018328F"/>
    <w:rsid w:val="0018477F"/>
    <w:rsid w:val="00191852"/>
    <w:rsid w:val="00191935"/>
    <w:rsid w:val="00195182"/>
    <w:rsid w:val="00196560"/>
    <w:rsid w:val="00197628"/>
    <w:rsid w:val="001A082F"/>
    <w:rsid w:val="001A2BEA"/>
    <w:rsid w:val="001A4421"/>
    <w:rsid w:val="001A469F"/>
    <w:rsid w:val="001A605E"/>
    <w:rsid w:val="001B5162"/>
    <w:rsid w:val="001B6FB6"/>
    <w:rsid w:val="001B754D"/>
    <w:rsid w:val="001C2F9D"/>
    <w:rsid w:val="001C6CA8"/>
    <w:rsid w:val="001C8B7F"/>
    <w:rsid w:val="001D167B"/>
    <w:rsid w:val="001D6A64"/>
    <w:rsid w:val="001E0ECD"/>
    <w:rsid w:val="001E1D8E"/>
    <w:rsid w:val="001E46D6"/>
    <w:rsid w:val="001E6FCA"/>
    <w:rsid w:val="001E7B51"/>
    <w:rsid w:val="001F0156"/>
    <w:rsid w:val="001F1B50"/>
    <w:rsid w:val="001F697B"/>
    <w:rsid w:val="00203A08"/>
    <w:rsid w:val="00203FEA"/>
    <w:rsid w:val="0020403B"/>
    <w:rsid w:val="00211427"/>
    <w:rsid w:val="00211AC9"/>
    <w:rsid w:val="00211D7F"/>
    <w:rsid w:val="00213B55"/>
    <w:rsid w:val="002158FA"/>
    <w:rsid w:val="00220275"/>
    <w:rsid w:val="00221CE6"/>
    <w:rsid w:val="002220BD"/>
    <w:rsid w:val="002221DA"/>
    <w:rsid w:val="00224233"/>
    <w:rsid w:val="002323CD"/>
    <w:rsid w:val="00232C99"/>
    <w:rsid w:val="00233BB3"/>
    <w:rsid w:val="00234CE9"/>
    <w:rsid w:val="0023E4D6"/>
    <w:rsid w:val="00240814"/>
    <w:rsid w:val="0024214C"/>
    <w:rsid w:val="0024526D"/>
    <w:rsid w:val="00245581"/>
    <w:rsid w:val="00246E69"/>
    <w:rsid w:val="0025048C"/>
    <w:rsid w:val="002545E2"/>
    <w:rsid w:val="00254EC2"/>
    <w:rsid w:val="0025542F"/>
    <w:rsid w:val="00255508"/>
    <w:rsid w:val="0026296C"/>
    <w:rsid w:val="00265C23"/>
    <w:rsid w:val="00271EAD"/>
    <w:rsid w:val="00272DBC"/>
    <w:rsid w:val="00273BB8"/>
    <w:rsid w:val="00273C13"/>
    <w:rsid w:val="00275CD1"/>
    <w:rsid w:val="00277164"/>
    <w:rsid w:val="00280E47"/>
    <w:rsid w:val="00281D7D"/>
    <w:rsid w:val="00290267"/>
    <w:rsid w:val="00294258"/>
    <w:rsid w:val="00295F55"/>
    <w:rsid w:val="0029604C"/>
    <w:rsid w:val="0029695D"/>
    <w:rsid w:val="00297D9F"/>
    <w:rsid w:val="002A39AB"/>
    <w:rsid w:val="002A64C5"/>
    <w:rsid w:val="002A6C6A"/>
    <w:rsid w:val="002B3774"/>
    <w:rsid w:val="002B4924"/>
    <w:rsid w:val="002B4940"/>
    <w:rsid w:val="002B608E"/>
    <w:rsid w:val="002C3012"/>
    <w:rsid w:val="002C467D"/>
    <w:rsid w:val="002D0872"/>
    <w:rsid w:val="002D0874"/>
    <w:rsid w:val="002D17AE"/>
    <w:rsid w:val="002D40E1"/>
    <w:rsid w:val="002D46F6"/>
    <w:rsid w:val="002D6854"/>
    <w:rsid w:val="002E2D1A"/>
    <w:rsid w:val="002E5A26"/>
    <w:rsid w:val="002E69DB"/>
    <w:rsid w:val="002F7FEE"/>
    <w:rsid w:val="003004D5"/>
    <w:rsid w:val="00300F4E"/>
    <w:rsid w:val="00302CC7"/>
    <w:rsid w:val="0030678B"/>
    <w:rsid w:val="0030767B"/>
    <w:rsid w:val="00311ED3"/>
    <w:rsid w:val="0031285D"/>
    <w:rsid w:val="00316ECA"/>
    <w:rsid w:val="00321203"/>
    <w:rsid w:val="00322181"/>
    <w:rsid w:val="0032731A"/>
    <w:rsid w:val="003300F9"/>
    <w:rsid w:val="00330C4E"/>
    <w:rsid w:val="00332BD3"/>
    <w:rsid w:val="0033339F"/>
    <w:rsid w:val="003414FA"/>
    <w:rsid w:val="0034320D"/>
    <w:rsid w:val="00343A2C"/>
    <w:rsid w:val="00343C0C"/>
    <w:rsid w:val="00343E83"/>
    <w:rsid w:val="00343EE8"/>
    <w:rsid w:val="00347352"/>
    <w:rsid w:val="003479AB"/>
    <w:rsid w:val="00351E92"/>
    <w:rsid w:val="003542DC"/>
    <w:rsid w:val="003546BA"/>
    <w:rsid w:val="00357429"/>
    <w:rsid w:val="003574CC"/>
    <w:rsid w:val="00364E86"/>
    <w:rsid w:val="003659B1"/>
    <w:rsid w:val="00366224"/>
    <w:rsid w:val="00370846"/>
    <w:rsid w:val="00372CF3"/>
    <w:rsid w:val="00372F84"/>
    <w:rsid w:val="003746E0"/>
    <w:rsid w:val="00374DDD"/>
    <w:rsid w:val="003801E9"/>
    <w:rsid w:val="00382163"/>
    <w:rsid w:val="003835D0"/>
    <w:rsid w:val="00383CA6"/>
    <w:rsid w:val="00383E9F"/>
    <w:rsid w:val="00384DFF"/>
    <w:rsid w:val="00385E14"/>
    <w:rsid w:val="0038652A"/>
    <w:rsid w:val="003871C5"/>
    <w:rsid w:val="00390DF6"/>
    <w:rsid w:val="0039117A"/>
    <w:rsid w:val="00391240"/>
    <w:rsid w:val="00395628"/>
    <w:rsid w:val="00397791"/>
    <w:rsid w:val="003A2406"/>
    <w:rsid w:val="003A29FD"/>
    <w:rsid w:val="003A313C"/>
    <w:rsid w:val="003A3B24"/>
    <w:rsid w:val="003A6503"/>
    <w:rsid w:val="003B6F7C"/>
    <w:rsid w:val="003B749B"/>
    <w:rsid w:val="003C1D71"/>
    <w:rsid w:val="003C33EC"/>
    <w:rsid w:val="003C47DF"/>
    <w:rsid w:val="003C499B"/>
    <w:rsid w:val="003C5A3A"/>
    <w:rsid w:val="003C5F80"/>
    <w:rsid w:val="003C6CEA"/>
    <w:rsid w:val="003C759B"/>
    <w:rsid w:val="003D23B7"/>
    <w:rsid w:val="003D2E0D"/>
    <w:rsid w:val="003D5484"/>
    <w:rsid w:val="003D5E45"/>
    <w:rsid w:val="003D603E"/>
    <w:rsid w:val="003D6ED1"/>
    <w:rsid w:val="003D794A"/>
    <w:rsid w:val="003E0C8D"/>
    <w:rsid w:val="003E4EBA"/>
    <w:rsid w:val="003E6709"/>
    <w:rsid w:val="003E7BC0"/>
    <w:rsid w:val="003F092D"/>
    <w:rsid w:val="003F0B12"/>
    <w:rsid w:val="003F0D40"/>
    <w:rsid w:val="003F1207"/>
    <w:rsid w:val="003F5758"/>
    <w:rsid w:val="003F7102"/>
    <w:rsid w:val="003F7E86"/>
    <w:rsid w:val="0040098D"/>
    <w:rsid w:val="00400D77"/>
    <w:rsid w:val="0040226D"/>
    <w:rsid w:val="00403347"/>
    <w:rsid w:val="00403D0E"/>
    <w:rsid w:val="00404082"/>
    <w:rsid w:val="00404350"/>
    <w:rsid w:val="00405F3B"/>
    <w:rsid w:val="00410CF6"/>
    <w:rsid w:val="00410EC8"/>
    <w:rsid w:val="004121B8"/>
    <w:rsid w:val="00412351"/>
    <w:rsid w:val="0042050E"/>
    <w:rsid w:val="004212A5"/>
    <w:rsid w:val="004260D4"/>
    <w:rsid w:val="004263BD"/>
    <w:rsid w:val="00430FC5"/>
    <w:rsid w:val="004315B6"/>
    <w:rsid w:val="00433F79"/>
    <w:rsid w:val="00436089"/>
    <w:rsid w:val="004433D2"/>
    <w:rsid w:val="0044616E"/>
    <w:rsid w:val="00446578"/>
    <w:rsid w:val="00447646"/>
    <w:rsid w:val="004526A3"/>
    <w:rsid w:val="00452CA7"/>
    <w:rsid w:val="004547B9"/>
    <w:rsid w:val="00455AFE"/>
    <w:rsid w:val="00456BB3"/>
    <w:rsid w:val="00461954"/>
    <w:rsid w:val="00463181"/>
    <w:rsid w:val="0046410C"/>
    <w:rsid w:val="00467613"/>
    <w:rsid w:val="004703FA"/>
    <w:rsid w:val="004806B2"/>
    <w:rsid w:val="00480EDE"/>
    <w:rsid w:val="004816DB"/>
    <w:rsid w:val="00484C57"/>
    <w:rsid w:val="00485C29"/>
    <w:rsid w:val="00487015"/>
    <w:rsid w:val="0049100F"/>
    <w:rsid w:val="00491649"/>
    <w:rsid w:val="0049347E"/>
    <w:rsid w:val="004946ED"/>
    <w:rsid w:val="004948C4"/>
    <w:rsid w:val="004962FA"/>
    <w:rsid w:val="004A1E35"/>
    <w:rsid w:val="004A2947"/>
    <w:rsid w:val="004A3026"/>
    <w:rsid w:val="004A368B"/>
    <w:rsid w:val="004A47D6"/>
    <w:rsid w:val="004A5B8C"/>
    <w:rsid w:val="004B003E"/>
    <w:rsid w:val="004B2940"/>
    <w:rsid w:val="004B4498"/>
    <w:rsid w:val="004B6102"/>
    <w:rsid w:val="004B6396"/>
    <w:rsid w:val="004B6D71"/>
    <w:rsid w:val="004B768E"/>
    <w:rsid w:val="004C0033"/>
    <w:rsid w:val="004C2E1D"/>
    <w:rsid w:val="004C4208"/>
    <w:rsid w:val="004E2599"/>
    <w:rsid w:val="004E4E76"/>
    <w:rsid w:val="004F25C7"/>
    <w:rsid w:val="004F38BC"/>
    <w:rsid w:val="004F660F"/>
    <w:rsid w:val="004F7AD4"/>
    <w:rsid w:val="005022BD"/>
    <w:rsid w:val="00502852"/>
    <w:rsid w:val="00502C75"/>
    <w:rsid w:val="00504091"/>
    <w:rsid w:val="00505506"/>
    <w:rsid w:val="0050599F"/>
    <w:rsid w:val="0051421F"/>
    <w:rsid w:val="00514842"/>
    <w:rsid w:val="00514DFF"/>
    <w:rsid w:val="00516CCC"/>
    <w:rsid w:val="0051701F"/>
    <w:rsid w:val="00524677"/>
    <w:rsid w:val="005248BA"/>
    <w:rsid w:val="0052525F"/>
    <w:rsid w:val="005252DE"/>
    <w:rsid w:val="00526B0C"/>
    <w:rsid w:val="00530CDF"/>
    <w:rsid w:val="00530FA2"/>
    <w:rsid w:val="005355CB"/>
    <w:rsid w:val="00535FA2"/>
    <w:rsid w:val="0053634C"/>
    <w:rsid w:val="00536F65"/>
    <w:rsid w:val="00537D07"/>
    <w:rsid w:val="00541301"/>
    <w:rsid w:val="00544EAC"/>
    <w:rsid w:val="0054683A"/>
    <w:rsid w:val="0054746A"/>
    <w:rsid w:val="00555C57"/>
    <w:rsid w:val="00557D20"/>
    <w:rsid w:val="00561817"/>
    <w:rsid w:val="00563551"/>
    <w:rsid w:val="00567266"/>
    <w:rsid w:val="00567EA4"/>
    <w:rsid w:val="00572379"/>
    <w:rsid w:val="00573943"/>
    <w:rsid w:val="0057482C"/>
    <w:rsid w:val="00575B64"/>
    <w:rsid w:val="005809CA"/>
    <w:rsid w:val="00583CC1"/>
    <w:rsid w:val="00585566"/>
    <w:rsid w:val="005862C9"/>
    <w:rsid w:val="00586C68"/>
    <w:rsid w:val="005969C6"/>
    <w:rsid w:val="005A2907"/>
    <w:rsid w:val="005A3178"/>
    <w:rsid w:val="005A3E39"/>
    <w:rsid w:val="005A5C9A"/>
    <w:rsid w:val="005B2301"/>
    <w:rsid w:val="005B4551"/>
    <w:rsid w:val="005B5C8A"/>
    <w:rsid w:val="005B6D5E"/>
    <w:rsid w:val="005C1626"/>
    <w:rsid w:val="005C2380"/>
    <w:rsid w:val="005C3564"/>
    <w:rsid w:val="005C5CAF"/>
    <w:rsid w:val="005C66F4"/>
    <w:rsid w:val="005C7EDE"/>
    <w:rsid w:val="005D3259"/>
    <w:rsid w:val="005D3488"/>
    <w:rsid w:val="005E1D00"/>
    <w:rsid w:val="005F7470"/>
    <w:rsid w:val="005F7D7D"/>
    <w:rsid w:val="00603F12"/>
    <w:rsid w:val="00604249"/>
    <w:rsid w:val="006053DD"/>
    <w:rsid w:val="0060579D"/>
    <w:rsid w:val="00605D66"/>
    <w:rsid w:val="006076F7"/>
    <w:rsid w:val="00607F56"/>
    <w:rsid w:val="006115DB"/>
    <w:rsid w:val="006124AD"/>
    <w:rsid w:val="006129EF"/>
    <w:rsid w:val="006178D3"/>
    <w:rsid w:val="00617B01"/>
    <w:rsid w:val="0062072E"/>
    <w:rsid w:val="00622048"/>
    <w:rsid w:val="00622A1B"/>
    <w:rsid w:val="00622F81"/>
    <w:rsid w:val="00623548"/>
    <w:rsid w:val="00623AAE"/>
    <w:rsid w:val="00625FE0"/>
    <w:rsid w:val="00626AC4"/>
    <w:rsid w:val="00627F37"/>
    <w:rsid w:val="00633355"/>
    <w:rsid w:val="006364B7"/>
    <w:rsid w:val="006436BD"/>
    <w:rsid w:val="00650B9F"/>
    <w:rsid w:val="006511F4"/>
    <w:rsid w:val="0065122E"/>
    <w:rsid w:val="00651524"/>
    <w:rsid w:val="00651675"/>
    <w:rsid w:val="006558D1"/>
    <w:rsid w:val="006627DD"/>
    <w:rsid w:val="00663A8D"/>
    <w:rsid w:val="00664B73"/>
    <w:rsid w:val="00667558"/>
    <w:rsid w:val="00670CB2"/>
    <w:rsid w:val="00670FE9"/>
    <w:rsid w:val="006720AD"/>
    <w:rsid w:val="006763C0"/>
    <w:rsid w:val="00677E9F"/>
    <w:rsid w:val="0068057C"/>
    <w:rsid w:val="006815C4"/>
    <w:rsid w:val="00681D96"/>
    <w:rsid w:val="006844CB"/>
    <w:rsid w:val="00685315"/>
    <w:rsid w:val="00686464"/>
    <w:rsid w:val="00686992"/>
    <w:rsid w:val="00686F96"/>
    <w:rsid w:val="00690B97"/>
    <w:rsid w:val="00692E63"/>
    <w:rsid w:val="006957F9"/>
    <w:rsid w:val="006A2545"/>
    <w:rsid w:val="006A4AC3"/>
    <w:rsid w:val="006A569C"/>
    <w:rsid w:val="006A62C0"/>
    <w:rsid w:val="006B1A65"/>
    <w:rsid w:val="006B57FC"/>
    <w:rsid w:val="006B73D8"/>
    <w:rsid w:val="006B7F19"/>
    <w:rsid w:val="006C08D8"/>
    <w:rsid w:val="006C1612"/>
    <w:rsid w:val="006C2E98"/>
    <w:rsid w:val="006C61D1"/>
    <w:rsid w:val="006D0879"/>
    <w:rsid w:val="006D0F2D"/>
    <w:rsid w:val="006D2646"/>
    <w:rsid w:val="006D75A2"/>
    <w:rsid w:val="006E486A"/>
    <w:rsid w:val="006E4D57"/>
    <w:rsid w:val="006E5280"/>
    <w:rsid w:val="006E54B1"/>
    <w:rsid w:val="006E6768"/>
    <w:rsid w:val="006F3DBE"/>
    <w:rsid w:val="006F58DC"/>
    <w:rsid w:val="006F6E84"/>
    <w:rsid w:val="00703C42"/>
    <w:rsid w:val="00706253"/>
    <w:rsid w:val="007072D7"/>
    <w:rsid w:val="007072EE"/>
    <w:rsid w:val="00707923"/>
    <w:rsid w:val="00707CC7"/>
    <w:rsid w:val="007109F4"/>
    <w:rsid w:val="0071414C"/>
    <w:rsid w:val="0071536D"/>
    <w:rsid w:val="007169DF"/>
    <w:rsid w:val="0072133F"/>
    <w:rsid w:val="007263FB"/>
    <w:rsid w:val="00726428"/>
    <w:rsid w:val="00730119"/>
    <w:rsid w:val="00731231"/>
    <w:rsid w:val="00732F15"/>
    <w:rsid w:val="00733518"/>
    <w:rsid w:val="007336C2"/>
    <w:rsid w:val="00735148"/>
    <w:rsid w:val="00740535"/>
    <w:rsid w:val="00740DFF"/>
    <w:rsid w:val="00742109"/>
    <w:rsid w:val="0074256D"/>
    <w:rsid w:val="00746431"/>
    <w:rsid w:val="00747338"/>
    <w:rsid w:val="00752A05"/>
    <w:rsid w:val="007556B3"/>
    <w:rsid w:val="0075684D"/>
    <w:rsid w:val="007630C7"/>
    <w:rsid w:val="00766EF8"/>
    <w:rsid w:val="00772C07"/>
    <w:rsid w:val="00774B0C"/>
    <w:rsid w:val="0077710B"/>
    <w:rsid w:val="007900D4"/>
    <w:rsid w:val="007901F6"/>
    <w:rsid w:val="007940DF"/>
    <w:rsid w:val="00796905"/>
    <w:rsid w:val="00797CEC"/>
    <w:rsid w:val="007A0670"/>
    <w:rsid w:val="007B01F4"/>
    <w:rsid w:val="007B115A"/>
    <w:rsid w:val="007B1166"/>
    <w:rsid w:val="007B241F"/>
    <w:rsid w:val="007B2D55"/>
    <w:rsid w:val="007B351F"/>
    <w:rsid w:val="007B73EE"/>
    <w:rsid w:val="007C088C"/>
    <w:rsid w:val="007C19FC"/>
    <w:rsid w:val="007C556F"/>
    <w:rsid w:val="007C5B2F"/>
    <w:rsid w:val="007C65AA"/>
    <w:rsid w:val="007C7F03"/>
    <w:rsid w:val="007C7FF2"/>
    <w:rsid w:val="007D7190"/>
    <w:rsid w:val="007E0E0D"/>
    <w:rsid w:val="007E21A6"/>
    <w:rsid w:val="007E2CD6"/>
    <w:rsid w:val="007E3974"/>
    <w:rsid w:val="007E55D6"/>
    <w:rsid w:val="007E5F49"/>
    <w:rsid w:val="007E6E59"/>
    <w:rsid w:val="007F2030"/>
    <w:rsid w:val="007F296F"/>
    <w:rsid w:val="007F3C5D"/>
    <w:rsid w:val="007F51EF"/>
    <w:rsid w:val="008022D8"/>
    <w:rsid w:val="008030DB"/>
    <w:rsid w:val="00803889"/>
    <w:rsid w:val="00804F4D"/>
    <w:rsid w:val="00806429"/>
    <w:rsid w:val="008076E3"/>
    <w:rsid w:val="00807B36"/>
    <w:rsid w:val="008151CE"/>
    <w:rsid w:val="008201AE"/>
    <w:rsid w:val="00820BF0"/>
    <w:rsid w:val="00822561"/>
    <w:rsid w:val="0082278B"/>
    <w:rsid w:val="0082285B"/>
    <w:rsid w:val="00826F80"/>
    <w:rsid w:val="008311B1"/>
    <w:rsid w:val="00836639"/>
    <w:rsid w:val="0083E526"/>
    <w:rsid w:val="00841520"/>
    <w:rsid w:val="00850431"/>
    <w:rsid w:val="00853164"/>
    <w:rsid w:val="00853EBE"/>
    <w:rsid w:val="00854FF3"/>
    <w:rsid w:val="0085661A"/>
    <w:rsid w:val="008579E6"/>
    <w:rsid w:val="00861548"/>
    <w:rsid w:val="00861932"/>
    <w:rsid w:val="0086256C"/>
    <w:rsid w:val="008642AE"/>
    <w:rsid w:val="00864650"/>
    <w:rsid w:val="008651A2"/>
    <w:rsid w:val="00871696"/>
    <w:rsid w:val="008722D9"/>
    <w:rsid w:val="008744AC"/>
    <w:rsid w:val="0087560E"/>
    <w:rsid w:val="00876729"/>
    <w:rsid w:val="008777DB"/>
    <w:rsid w:val="00884FFF"/>
    <w:rsid w:val="00885121"/>
    <w:rsid w:val="00886EDB"/>
    <w:rsid w:val="00891373"/>
    <w:rsid w:val="008A3ADE"/>
    <w:rsid w:val="008A64B0"/>
    <w:rsid w:val="008B1EEB"/>
    <w:rsid w:val="008B53D8"/>
    <w:rsid w:val="008C1C46"/>
    <w:rsid w:val="008D29D0"/>
    <w:rsid w:val="008D30B7"/>
    <w:rsid w:val="008E04D7"/>
    <w:rsid w:val="008E157F"/>
    <w:rsid w:val="008E21AA"/>
    <w:rsid w:val="008E3C49"/>
    <w:rsid w:val="008E3F21"/>
    <w:rsid w:val="008E5E6E"/>
    <w:rsid w:val="008E6CFF"/>
    <w:rsid w:val="008F2736"/>
    <w:rsid w:val="008F3396"/>
    <w:rsid w:val="008F7A71"/>
    <w:rsid w:val="00901C7D"/>
    <w:rsid w:val="009031CB"/>
    <w:rsid w:val="009040B6"/>
    <w:rsid w:val="00906BB6"/>
    <w:rsid w:val="00911149"/>
    <w:rsid w:val="00912217"/>
    <w:rsid w:val="00912248"/>
    <w:rsid w:val="00914CB4"/>
    <w:rsid w:val="00917EE6"/>
    <w:rsid w:val="00921402"/>
    <w:rsid w:val="0092155F"/>
    <w:rsid w:val="009227B8"/>
    <w:rsid w:val="0093042D"/>
    <w:rsid w:val="0093435A"/>
    <w:rsid w:val="00934400"/>
    <w:rsid w:val="00935A4A"/>
    <w:rsid w:val="00937B21"/>
    <w:rsid w:val="00941906"/>
    <w:rsid w:val="00942CB5"/>
    <w:rsid w:val="0094478E"/>
    <w:rsid w:val="009448D7"/>
    <w:rsid w:val="00946658"/>
    <w:rsid w:val="00953C97"/>
    <w:rsid w:val="0095428B"/>
    <w:rsid w:val="00955098"/>
    <w:rsid w:val="00955B94"/>
    <w:rsid w:val="00957477"/>
    <w:rsid w:val="009635A7"/>
    <w:rsid w:val="009636F9"/>
    <w:rsid w:val="009645A6"/>
    <w:rsid w:val="00964A40"/>
    <w:rsid w:val="00965A31"/>
    <w:rsid w:val="009661D1"/>
    <w:rsid w:val="00971D12"/>
    <w:rsid w:val="0097369A"/>
    <w:rsid w:val="00974543"/>
    <w:rsid w:val="00974DAF"/>
    <w:rsid w:val="00976EA7"/>
    <w:rsid w:val="00981207"/>
    <w:rsid w:val="0098175F"/>
    <w:rsid w:val="00982EC0"/>
    <w:rsid w:val="00985FF3"/>
    <w:rsid w:val="00986811"/>
    <w:rsid w:val="0098719D"/>
    <w:rsid w:val="009937F8"/>
    <w:rsid w:val="00993F15"/>
    <w:rsid w:val="00994FCD"/>
    <w:rsid w:val="009958B6"/>
    <w:rsid w:val="00996C36"/>
    <w:rsid w:val="00997369"/>
    <w:rsid w:val="00997704"/>
    <w:rsid w:val="009A5470"/>
    <w:rsid w:val="009A6D3E"/>
    <w:rsid w:val="009A73E0"/>
    <w:rsid w:val="009B06CB"/>
    <w:rsid w:val="009B0763"/>
    <w:rsid w:val="009B0DFE"/>
    <w:rsid w:val="009B428E"/>
    <w:rsid w:val="009C0DA0"/>
    <w:rsid w:val="009C29F3"/>
    <w:rsid w:val="009C2FF4"/>
    <w:rsid w:val="009C3567"/>
    <w:rsid w:val="009C4EC7"/>
    <w:rsid w:val="009C5EE6"/>
    <w:rsid w:val="009C6394"/>
    <w:rsid w:val="009C6811"/>
    <w:rsid w:val="009D20DE"/>
    <w:rsid w:val="009D2AAA"/>
    <w:rsid w:val="009D2BEA"/>
    <w:rsid w:val="009D7478"/>
    <w:rsid w:val="009E1868"/>
    <w:rsid w:val="009E214C"/>
    <w:rsid w:val="009E38AF"/>
    <w:rsid w:val="009F0233"/>
    <w:rsid w:val="009F1BE4"/>
    <w:rsid w:val="009F60AD"/>
    <w:rsid w:val="009F643D"/>
    <w:rsid w:val="009F795B"/>
    <w:rsid w:val="00A04815"/>
    <w:rsid w:val="00A05D3F"/>
    <w:rsid w:val="00A070B0"/>
    <w:rsid w:val="00A10D78"/>
    <w:rsid w:val="00A11710"/>
    <w:rsid w:val="00A13BF3"/>
    <w:rsid w:val="00A15E2B"/>
    <w:rsid w:val="00A16002"/>
    <w:rsid w:val="00A1662D"/>
    <w:rsid w:val="00A1680F"/>
    <w:rsid w:val="00A21079"/>
    <w:rsid w:val="00A2441C"/>
    <w:rsid w:val="00A2519F"/>
    <w:rsid w:val="00A26B42"/>
    <w:rsid w:val="00A27E21"/>
    <w:rsid w:val="00A32545"/>
    <w:rsid w:val="00A35010"/>
    <w:rsid w:val="00A35593"/>
    <w:rsid w:val="00A416E9"/>
    <w:rsid w:val="00A41E80"/>
    <w:rsid w:val="00A43402"/>
    <w:rsid w:val="00A43BFB"/>
    <w:rsid w:val="00A45D22"/>
    <w:rsid w:val="00A538FD"/>
    <w:rsid w:val="00A549C5"/>
    <w:rsid w:val="00A571F6"/>
    <w:rsid w:val="00A62358"/>
    <w:rsid w:val="00A6312E"/>
    <w:rsid w:val="00A63364"/>
    <w:rsid w:val="00A64F8E"/>
    <w:rsid w:val="00A65631"/>
    <w:rsid w:val="00A67AD6"/>
    <w:rsid w:val="00A734A6"/>
    <w:rsid w:val="00A76A8B"/>
    <w:rsid w:val="00A80984"/>
    <w:rsid w:val="00A80DB4"/>
    <w:rsid w:val="00A81ED3"/>
    <w:rsid w:val="00A855E2"/>
    <w:rsid w:val="00A86DF0"/>
    <w:rsid w:val="00A913F2"/>
    <w:rsid w:val="00A9266C"/>
    <w:rsid w:val="00A94B79"/>
    <w:rsid w:val="00A94CB5"/>
    <w:rsid w:val="00AA1378"/>
    <w:rsid w:val="00AA285D"/>
    <w:rsid w:val="00AA3720"/>
    <w:rsid w:val="00AA52BA"/>
    <w:rsid w:val="00AA6045"/>
    <w:rsid w:val="00AB439F"/>
    <w:rsid w:val="00AB470D"/>
    <w:rsid w:val="00AB48CC"/>
    <w:rsid w:val="00AC05D4"/>
    <w:rsid w:val="00AC2773"/>
    <w:rsid w:val="00AC3C06"/>
    <w:rsid w:val="00AC5509"/>
    <w:rsid w:val="00AD231F"/>
    <w:rsid w:val="00AD30FE"/>
    <w:rsid w:val="00AD351C"/>
    <w:rsid w:val="00AD4C83"/>
    <w:rsid w:val="00AE2813"/>
    <w:rsid w:val="00AF1971"/>
    <w:rsid w:val="00AF3065"/>
    <w:rsid w:val="00AF6498"/>
    <w:rsid w:val="00AF6584"/>
    <w:rsid w:val="00AF72B4"/>
    <w:rsid w:val="00B010ED"/>
    <w:rsid w:val="00B028D9"/>
    <w:rsid w:val="00B0323B"/>
    <w:rsid w:val="00B0523E"/>
    <w:rsid w:val="00B05295"/>
    <w:rsid w:val="00B14412"/>
    <w:rsid w:val="00B1548A"/>
    <w:rsid w:val="00B21965"/>
    <w:rsid w:val="00B22827"/>
    <w:rsid w:val="00B23F25"/>
    <w:rsid w:val="00B27EC2"/>
    <w:rsid w:val="00B30083"/>
    <w:rsid w:val="00B30747"/>
    <w:rsid w:val="00B366F8"/>
    <w:rsid w:val="00B36767"/>
    <w:rsid w:val="00B40F27"/>
    <w:rsid w:val="00B426D9"/>
    <w:rsid w:val="00B467C8"/>
    <w:rsid w:val="00B506F1"/>
    <w:rsid w:val="00B51FE1"/>
    <w:rsid w:val="00B531CF"/>
    <w:rsid w:val="00B532FE"/>
    <w:rsid w:val="00B53FB5"/>
    <w:rsid w:val="00B546E8"/>
    <w:rsid w:val="00B61140"/>
    <w:rsid w:val="00B61DDA"/>
    <w:rsid w:val="00B64248"/>
    <w:rsid w:val="00B65F4D"/>
    <w:rsid w:val="00B6691A"/>
    <w:rsid w:val="00B67FB3"/>
    <w:rsid w:val="00B7143B"/>
    <w:rsid w:val="00B72782"/>
    <w:rsid w:val="00B75775"/>
    <w:rsid w:val="00B76B35"/>
    <w:rsid w:val="00B80E98"/>
    <w:rsid w:val="00B81E98"/>
    <w:rsid w:val="00B82FD5"/>
    <w:rsid w:val="00B8327C"/>
    <w:rsid w:val="00B832C7"/>
    <w:rsid w:val="00B8459E"/>
    <w:rsid w:val="00B853F1"/>
    <w:rsid w:val="00B872EA"/>
    <w:rsid w:val="00B878DC"/>
    <w:rsid w:val="00B9014D"/>
    <w:rsid w:val="00B91FF4"/>
    <w:rsid w:val="00B93A57"/>
    <w:rsid w:val="00B93DD6"/>
    <w:rsid w:val="00B96E99"/>
    <w:rsid w:val="00B97B9D"/>
    <w:rsid w:val="00BA12B0"/>
    <w:rsid w:val="00BA2159"/>
    <w:rsid w:val="00BA2AD0"/>
    <w:rsid w:val="00BA5C99"/>
    <w:rsid w:val="00BA66AB"/>
    <w:rsid w:val="00BB0858"/>
    <w:rsid w:val="00BB2F77"/>
    <w:rsid w:val="00BB5431"/>
    <w:rsid w:val="00BC016F"/>
    <w:rsid w:val="00BC065A"/>
    <w:rsid w:val="00BC1B2A"/>
    <w:rsid w:val="00BC2F63"/>
    <w:rsid w:val="00BC34D3"/>
    <w:rsid w:val="00BC4C07"/>
    <w:rsid w:val="00BC6345"/>
    <w:rsid w:val="00BD5FEB"/>
    <w:rsid w:val="00BD6DE3"/>
    <w:rsid w:val="00BD6F11"/>
    <w:rsid w:val="00BE2D02"/>
    <w:rsid w:val="00BE3AAF"/>
    <w:rsid w:val="00BE4B3E"/>
    <w:rsid w:val="00BF23FB"/>
    <w:rsid w:val="00BF5BD5"/>
    <w:rsid w:val="00BF5C03"/>
    <w:rsid w:val="00BF7D15"/>
    <w:rsid w:val="00C03849"/>
    <w:rsid w:val="00C106C0"/>
    <w:rsid w:val="00C10DC0"/>
    <w:rsid w:val="00C13146"/>
    <w:rsid w:val="00C1360E"/>
    <w:rsid w:val="00C168A4"/>
    <w:rsid w:val="00C20A55"/>
    <w:rsid w:val="00C21DFB"/>
    <w:rsid w:val="00C23747"/>
    <w:rsid w:val="00C24613"/>
    <w:rsid w:val="00C26D2E"/>
    <w:rsid w:val="00C26D9C"/>
    <w:rsid w:val="00C27E9F"/>
    <w:rsid w:val="00C32C7D"/>
    <w:rsid w:val="00C33090"/>
    <w:rsid w:val="00C36884"/>
    <w:rsid w:val="00C36A5C"/>
    <w:rsid w:val="00C43908"/>
    <w:rsid w:val="00C449D2"/>
    <w:rsid w:val="00C46D2B"/>
    <w:rsid w:val="00C52D4C"/>
    <w:rsid w:val="00C53F85"/>
    <w:rsid w:val="00C5545C"/>
    <w:rsid w:val="00C56365"/>
    <w:rsid w:val="00C572BF"/>
    <w:rsid w:val="00C57FEA"/>
    <w:rsid w:val="00C61BCB"/>
    <w:rsid w:val="00C64599"/>
    <w:rsid w:val="00C70B4E"/>
    <w:rsid w:val="00C71CFF"/>
    <w:rsid w:val="00C721A7"/>
    <w:rsid w:val="00C72796"/>
    <w:rsid w:val="00C7529E"/>
    <w:rsid w:val="00C76306"/>
    <w:rsid w:val="00C76796"/>
    <w:rsid w:val="00C80E5F"/>
    <w:rsid w:val="00C84A53"/>
    <w:rsid w:val="00C84BE2"/>
    <w:rsid w:val="00C84FF6"/>
    <w:rsid w:val="00C90321"/>
    <w:rsid w:val="00C90F87"/>
    <w:rsid w:val="00C91197"/>
    <w:rsid w:val="00C91D2A"/>
    <w:rsid w:val="00C92404"/>
    <w:rsid w:val="00C9261F"/>
    <w:rsid w:val="00C94D7C"/>
    <w:rsid w:val="00C957B7"/>
    <w:rsid w:val="00C965F9"/>
    <w:rsid w:val="00CA0007"/>
    <w:rsid w:val="00CA01DC"/>
    <w:rsid w:val="00CA052B"/>
    <w:rsid w:val="00CA3D1F"/>
    <w:rsid w:val="00CA4D90"/>
    <w:rsid w:val="00CA5FD0"/>
    <w:rsid w:val="00CA6628"/>
    <w:rsid w:val="00CA7F1E"/>
    <w:rsid w:val="00CB302F"/>
    <w:rsid w:val="00CB5AF9"/>
    <w:rsid w:val="00CB79DB"/>
    <w:rsid w:val="00CB7DD5"/>
    <w:rsid w:val="00CC0991"/>
    <w:rsid w:val="00CC26BD"/>
    <w:rsid w:val="00CC28AD"/>
    <w:rsid w:val="00CC6B97"/>
    <w:rsid w:val="00CC70EE"/>
    <w:rsid w:val="00CC72C4"/>
    <w:rsid w:val="00CC7657"/>
    <w:rsid w:val="00CD14A2"/>
    <w:rsid w:val="00CD22B0"/>
    <w:rsid w:val="00CD3B5B"/>
    <w:rsid w:val="00CD5456"/>
    <w:rsid w:val="00CD588C"/>
    <w:rsid w:val="00CD634A"/>
    <w:rsid w:val="00CD7C31"/>
    <w:rsid w:val="00CE0D49"/>
    <w:rsid w:val="00CE12AA"/>
    <w:rsid w:val="00CE27DB"/>
    <w:rsid w:val="00CE3865"/>
    <w:rsid w:val="00CE45B9"/>
    <w:rsid w:val="00CE47A6"/>
    <w:rsid w:val="00CE4A97"/>
    <w:rsid w:val="00CE4EC5"/>
    <w:rsid w:val="00CE72D2"/>
    <w:rsid w:val="00CF00F9"/>
    <w:rsid w:val="00CF09EE"/>
    <w:rsid w:val="00CF19A6"/>
    <w:rsid w:val="00CF1B5B"/>
    <w:rsid w:val="00CF33A6"/>
    <w:rsid w:val="00CF4154"/>
    <w:rsid w:val="00CF6B6F"/>
    <w:rsid w:val="00CF7D62"/>
    <w:rsid w:val="00D017B1"/>
    <w:rsid w:val="00D04A3E"/>
    <w:rsid w:val="00D0524D"/>
    <w:rsid w:val="00D055EC"/>
    <w:rsid w:val="00D05A2F"/>
    <w:rsid w:val="00D06EE9"/>
    <w:rsid w:val="00D07C59"/>
    <w:rsid w:val="00D114C8"/>
    <w:rsid w:val="00D119A8"/>
    <w:rsid w:val="00D1344E"/>
    <w:rsid w:val="00D152DE"/>
    <w:rsid w:val="00D1533D"/>
    <w:rsid w:val="00D157A2"/>
    <w:rsid w:val="00D2304E"/>
    <w:rsid w:val="00D26B82"/>
    <w:rsid w:val="00D301DF"/>
    <w:rsid w:val="00D30450"/>
    <w:rsid w:val="00D3053A"/>
    <w:rsid w:val="00D33063"/>
    <w:rsid w:val="00D35620"/>
    <w:rsid w:val="00D37056"/>
    <w:rsid w:val="00D41842"/>
    <w:rsid w:val="00D4281D"/>
    <w:rsid w:val="00D522F3"/>
    <w:rsid w:val="00D534D4"/>
    <w:rsid w:val="00D565BC"/>
    <w:rsid w:val="00D56E9D"/>
    <w:rsid w:val="00D63CCD"/>
    <w:rsid w:val="00D649BC"/>
    <w:rsid w:val="00D65930"/>
    <w:rsid w:val="00D75248"/>
    <w:rsid w:val="00D76A96"/>
    <w:rsid w:val="00D8006A"/>
    <w:rsid w:val="00D8066F"/>
    <w:rsid w:val="00D84D9B"/>
    <w:rsid w:val="00D85444"/>
    <w:rsid w:val="00D877A5"/>
    <w:rsid w:val="00D90068"/>
    <w:rsid w:val="00D90C5C"/>
    <w:rsid w:val="00D9780A"/>
    <w:rsid w:val="00DA0186"/>
    <w:rsid w:val="00DA1BA1"/>
    <w:rsid w:val="00DA2A63"/>
    <w:rsid w:val="00DA2D7F"/>
    <w:rsid w:val="00DA5699"/>
    <w:rsid w:val="00DA594D"/>
    <w:rsid w:val="00DAF985"/>
    <w:rsid w:val="00DB36E4"/>
    <w:rsid w:val="00DB45F3"/>
    <w:rsid w:val="00DB4C48"/>
    <w:rsid w:val="00DB550A"/>
    <w:rsid w:val="00DB6EC2"/>
    <w:rsid w:val="00DC04B9"/>
    <w:rsid w:val="00DC1FA8"/>
    <w:rsid w:val="00DC682A"/>
    <w:rsid w:val="00DD0E3A"/>
    <w:rsid w:val="00DD4340"/>
    <w:rsid w:val="00DD74F5"/>
    <w:rsid w:val="00DE2286"/>
    <w:rsid w:val="00DE3A9D"/>
    <w:rsid w:val="00DF0B9C"/>
    <w:rsid w:val="00DF1D86"/>
    <w:rsid w:val="00DF3672"/>
    <w:rsid w:val="00DF5EA0"/>
    <w:rsid w:val="00DF7997"/>
    <w:rsid w:val="00E012A1"/>
    <w:rsid w:val="00E017C3"/>
    <w:rsid w:val="00E0266F"/>
    <w:rsid w:val="00E036A2"/>
    <w:rsid w:val="00E03B8A"/>
    <w:rsid w:val="00E042B3"/>
    <w:rsid w:val="00E11AAC"/>
    <w:rsid w:val="00E14F44"/>
    <w:rsid w:val="00E153CB"/>
    <w:rsid w:val="00E15901"/>
    <w:rsid w:val="00E16E48"/>
    <w:rsid w:val="00E17E8E"/>
    <w:rsid w:val="00E21E19"/>
    <w:rsid w:val="00E27E0C"/>
    <w:rsid w:val="00E319D0"/>
    <w:rsid w:val="00E31CE8"/>
    <w:rsid w:val="00E31DE6"/>
    <w:rsid w:val="00E322FA"/>
    <w:rsid w:val="00E34247"/>
    <w:rsid w:val="00E36C03"/>
    <w:rsid w:val="00E41997"/>
    <w:rsid w:val="00E45174"/>
    <w:rsid w:val="00E45C47"/>
    <w:rsid w:val="00E46955"/>
    <w:rsid w:val="00E47387"/>
    <w:rsid w:val="00E47CA9"/>
    <w:rsid w:val="00E537F0"/>
    <w:rsid w:val="00E56268"/>
    <w:rsid w:val="00E57F09"/>
    <w:rsid w:val="00E622FD"/>
    <w:rsid w:val="00E6578F"/>
    <w:rsid w:val="00E658B4"/>
    <w:rsid w:val="00E713AB"/>
    <w:rsid w:val="00E718B4"/>
    <w:rsid w:val="00E72202"/>
    <w:rsid w:val="00E7431D"/>
    <w:rsid w:val="00E75C29"/>
    <w:rsid w:val="00E75CC9"/>
    <w:rsid w:val="00E7717E"/>
    <w:rsid w:val="00E775E3"/>
    <w:rsid w:val="00E77BD5"/>
    <w:rsid w:val="00E807F1"/>
    <w:rsid w:val="00E81F6D"/>
    <w:rsid w:val="00E83403"/>
    <w:rsid w:val="00E90B80"/>
    <w:rsid w:val="00E94389"/>
    <w:rsid w:val="00E946A9"/>
    <w:rsid w:val="00EA01C4"/>
    <w:rsid w:val="00EA363E"/>
    <w:rsid w:val="00EA675C"/>
    <w:rsid w:val="00EB1CCF"/>
    <w:rsid w:val="00EB43E7"/>
    <w:rsid w:val="00EB6F3A"/>
    <w:rsid w:val="00EC0896"/>
    <w:rsid w:val="00EC10DF"/>
    <w:rsid w:val="00EC323C"/>
    <w:rsid w:val="00EC3983"/>
    <w:rsid w:val="00EC52A0"/>
    <w:rsid w:val="00ED02F7"/>
    <w:rsid w:val="00ED2E86"/>
    <w:rsid w:val="00ED46D4"/>
    <w:rsid w:val="00ED5FF5"/>
    <w:rsid w:val="00EE0282"/>
    <w:rsid w:val="00EE56AB"/>
    <w:rsid w:val="00EE64C0"/>
    <w:rsid w:val="00EF1A18"/>
    <w:rsid w:val="00EF2020"/>
    <w:rsid w:val="00EF27A2"/>
    <w:rsid w:val="00EF37DF"/>
    <w:rsid w:val="00EF3C71"/>
    <w:rsid w:val="00F02134"/>
    <w:rsid w:val="00F029B9"/>
    <w:rsid w:val="00F02DEE"/>
    <w:rsid w:val="00F0378D"/>
    <w:rsid w:val="00F047EE"/>
    <w:rsid w:val="00F069CE"/>
    <w:rsid w:val="00F11B3D"/>
    <w:rsid w:val="00F22DAC"/>
    <w:rsid w:val="00F236E2"/>
    <w:rsid w:val="00F30EA4"/>
    <w:rsid w:val="00F3543E"/>
    <w:rsid w:val="00F37292"/>
    <w:rsid w:val="00F41269"/>
    <w:rsid w:val="00F42C7E"/>
    <w:rsid w:val="00F438E9"/>
    <w:rsid w:val="00F46703"/>
    <w:rsid w:val="00F46F6D"/>
    <w:rsid w:val="00F46FA6"/>
    <w:rsid w:val="00F50E8E"/>
    <w:rsid w:val="00F51083"/>
    <w:rsid w:val="00F53156"/>
    <w:rsid w:val="00F544A8"/>
    <w:rsid w:val="00F55A2D"/>
    <w:rsid w:val="00F563CF"/>
    <w:rsid w:val="00F567C4"/>
    <w:rsid w:val="00F56B9E"/>
    <w:rsid w:val="00F56EDE"/>
    <w:rsid w:val="00F57411"/>
    <w:rsid w:val="00F634E6"/>
    <w:rsid w:val="00F63B96"/>
    <w:rsid w:val="00F64A59"/>
    <w:rsid w:val="00F67037"/>
    <w:rsid w:val="00F6703C"/>
    <w:rsid w:val="00F670C7"/>
    <w:rsid w:val="00F67BAE"/>
    <w:rsid w:val="00F67BF7"/>
    <w:rsid w:val="00F67CAD"/>
    <w:rsid w:val="00F7088A"/>
    <w:rsid w:val="00F720CC"/>
    <w:rsid w:val="00F7393C"/>
    <w:rsid w:val="00F74C4C"/>
    <w:rsid w:val="00F8024B"/>
    <w:rsid w:val="00F81661"/>
    <w:rsid w:val="00F81BA4"/>
    <w:rsid w:val="00F824BF"/>
    <w:rsid w:val="00F838C8"/>
    <w:rsid w:val="00F83925"/>
    <w:rsid w:val="00F84C59"/>
    <w:rsid w:val="00F911F5"/>
    <w:rsid w:val="00F92464"/>
    <w:rsid w:val="00F92A75"/>
    <w:rsid w:val="00F9326F"/>
    <w:rsid w:val="00F93635"/>
    <w:rsid w:val="00F9370D"/>
    <w:rsid w:val="00F939FF"/>
    <w:rsid w:val="00F93C7C"/>
    <w:rsid w:val="00F941CD"/>
    <w:rsid w:val="00F941E8"/>
    <w:rsid w:val="00F94A98"/>
    <w:rsid w:val="00F95033"/>
    <w:rsid w:val="00F961C5"/>
    <w:rsid w:val="00F97DBE"/>
    <w:rsid w:val="00FA3276"/>
    <w:rsid w:val="00FA3724"/>
    <w:rsid w:val="00FA51DA"/>
    <w:rsid w:val="00FB031A"/>
    <w:rsid w:val="00FB2253"/>
    <w:rsid w:val="00FB38A8"/>
    <w:rsid w:val="00FC09B2"/>
    <w:rsid w:val="00FC485A"/>
    <w:rsid w:val="00FC4D24"/>
    <w:rsid w:val="00FD38F9"/>
    <w:rsid w:val="00FD4F14"/>
    <w:rsid w:val="00FE0655"/>
    <w:rsid w:val="00FE6726"/>
    <w:rsid w:val="00FE71ED"/>
    <w:rsid w:val="00FF2256"/>
    <w:rsid w:val="00FF3C0A"/>
    <w:rsid w:val="00FF4FC7"/>
    <w:rsid w:val="00FF75E5"/>
    <w:rsid w:val="01111E5A"/>
    <w:rsid w:val="011B22AB"/>
    <w:rsid w:val="0131B6D1"/>
    <w:rsid w:val="0132F13E"/>
    <w:rsid w:val="014349F3"/>
    <w:rsid w:val="0186E55A"/>
    <w:rsid w:val="01A415A9"/>
    <w:rsid w:val="01B653E5"/>
    <w:rsid w:val="01C05242"/>
    <w:rsid w:val="0302C1D1"/>
    <w:rsid w:val="035F9875"/>
    <w:rsid w:val="0373877A"/>
    <w:rsid w:val="03BAABDC"/>
    <w:rsid w:val="047D341E"/>
    <w:rsid w:val="050CE9D4"/>
    <w:rsid w:val="05BB8AAA"/>
    <w:rsid w:val="060FB6F2"/>
    <w:rsid w:val="065E8316"/>
    <w:rsid w:val="0690732B"/>
    <w:rsid w:val="07C042FC"/>
    <w:rsid w:val="082FC419"/>
    <w:rsid w:val="0832B459"/>
    <w:rsid w:val="085E8AB1"/>
    <w:rsid w:val="08F779E5"/>
    <w:rsid w:val="09361B93"/>
    <w:rsid w:val="0980A9AF"/>
    <w:rsid w:val="09E2CC5E"/>
    <w:rsid w:val="0A7F229E"/>
    <w:rsid w:val="0A875ABA"/>
    <w:rsid w:val="0AC81DB1"/>
    <w:rsid w:val="0AE2728C"/>
    <w:rsid w:val="0B5B5F8B"/>
    <w:rsid w:val="0B6C89EF"/>
    <w:rsid w:val="0B6E7968"/>
    <w:rsid w:val="0B9E8C82"/>
    <w:rsid w:val="0BA13BA4"/>
    <w:rsid w:val="0C23146A"/>
    <w:rsid w:val="0CA74DD8"/>
    <w:rsid w:val="0D481027"/>
    <w:rsid w:val="0D82B31E"/>
    <w:rsid w:val="0E7391AD"/>
    <w:rsid w:val="0EB06768"/>
    <w:rsid w:val="0F1F853E"/>
    <w:rsid w:val="0F3D64CF"/>
    <w:rsid w:val="0FB488E8"/>
    <w:rsid w:val="10404BC7"/>
    <w:rsid w:val="1049D87F"/>
    <w:rsid w:val="107E63FB"/>
    <w:rsid w:val="11589D50"/>
    <w:rsid w:val="11D071B8"/>
    <w:rsid w:val="11D84B98"/>
    <w:rsid w:val="11FF11D8"/>
    <w:rsid w:val="12179F50"/>
    <w:rsid w:val="1256AFB3"/>
    <w:rsid w:val="12C574B8"/>
    <w:rsid w:val="132D59FC"/>
    <w:rsid w:val="13B02035"/>
    <w:rsid w:val="13CF1430"/>
    <w:rsid w:val="13E2CB3A"/>
    <w:rsid w:val="13ED7DEE"/>
    <w:rsid w:val="14218DDC"/>
    <w:rsid w:val="144D04FB"/>
    <w:rsid w:val="14B5C1F1"/>
    <w:rsid w:val="14D22EBD"/>
    <w:rsid w:val="14D9DE49"/>
    <w:rsid w:val="15832974"/>
    <w:rsid w:val="15999BFC"/>
    <w:rsid w:val="1664DB01"/>
    <w:rsid w:val="169EF6D8"/>
    <w:rsid w:val="16B5B6C7"/>
    <w:rsid w:val="16C994E1"/>
    <w:rsid w:val="16FFBA6B"/>
    <w:rsid w:val="17421148"/>
    <w:rsid w:val="180635AC"/>
    <w:rsid w:val="18F480FA"/>
    <w:rsid w:val="19138647"/>
    <w:rsid w:val="19425020"/>
    <w:rsid w:val="19A66115"/>
    <w:rsid w:val="19AFDC29"/>
    <w:rsid w:val="1A2F7B6A"/>
    <w:rsid w:val="1A510BD1"/>
    <w:rsid w:val="1ABB3324"/>
    <w:rsid w:val="1ADCB514"/>
    <w:rsid w:val="1B06085D"/>
    <w:rsid w:val="1B9678AC"/>
    <w:rsid w:val="1BF77558"/>
    <w:rsid w:val="1C024329"/>
    <w:rsid w:val="1C442C20"/>
    <w:rsid w:val="1C704C8E"/>
    <w:rsid w:val="1C8BAA68"/>
    <w:rsid w:val="1CAAFF20"/>
    <w:rsid w:val="1CB3E814"/>
    <w:rsid w:val="1CFC661D"/>
    <w:rsid w:val="1D10A4A1"/>
    <w:rsid w:val="1E14AD3C"/>
    <w:rsid w:val="1E1A9C80"/>
    <w:rsid w:val="1E73A87A"/>
    <w:rsid w:val="1EB895D8"/>
    <w:rsid w:val="1F92D879"/>
    <w:rsid w:val="1FF34F67"/>
    <w:rsid w:val="1FF57A15"/>
    <w:rsid w:val="20309F15"/>
    <w:rsid w:val="2064F4C9"/>
    <w:rsid w:val="20A92C9C"/>
    <w:rsid w:val="20AAEBBD"/>
    <w:rsid w:val="21969559"/>
    <w:rsid w:val="21C55D2A"/>
    <w:rsid w:val="21FD9864"/>
    <w:rsid w:val="22482CD1"/>
    <w:rsid w:val="224B9A9A"/>
    <w:rsid w:val="2268DBBE"/>
    <w:rsid w:val="227D05B8"/>
    <w:rsid w:val="22857B03"/>
    <w:rsid w:val="235B73B5"/>
    <w:rsid w:val="238015B5"/>
    <w:rsid w:val="23B13366"/>
    <w:rsid w:val="245871FD"/>
    <w:rsid w:val="24D350A4"/>
    <w:rsid w:val="2563A14C"/>
    <w:rsid w:val="25CBC452"/>
    <w:rsid w:val="25E26447"/>
    <w:rsid w:val="263D6F96"/>
    <w:rsid w:val="264B718B"/>
    <w:rsid w:val="27886AD3"/>
    <w:rsid w:val="2789F7ED"/>
    <w:rsid w:val="27AFCC06"/>
    <w:rsid w:val="27DBBFA9"/>
    <w:rsid w:val="2866DCC0"/>
    <w:rsid w:val="2880E9FB"/>
    <w:rsid w:val="289EE2BF"/>
    <w:rsid w:val="2902126E"/>
    <w:rsid w:val="293AC03C"/>
    <w:rsid w:val="299C20F4"/>
    <w:rsid w:val="29C4B4E3"/>
    <w:rsid w:val="29E87B27"/>
    <w:rsid w:val="2B0DB6E1"/>
    <w:rsid w:val="2B218528"/>
    <w:rsid w:val="2B8D84AA"/>
    <w:rsid w:val="2BB3B426"/>
    <w:rsid w:val="2BE133AF"/>
    <w:rsid w:val="2C0EA918"/>
    <w:rsid w:val="2C7E29C3"/>
    <w:rsid w:val="2C8A4ABB"/>
    <w:rsid w:val="2DBA232E"/>
    <w:rsid w:val="2DE1FD03"/>
    <w:rsid w:val="2E143CC0"/>
    <w:rsid w:val="2E2E1931"/>
    <w:rsid w:val="2E748C56"/>
    <w:rsid w:val="2E7551DE"/>
    <w:rsid w:val="2F9CD1ED"/>
    <w:rsid w:val="2FC99AC7"/>
    <w:rsid w:val="2FCEE980"/>
    <w:rsid w:val="30291DDC"/>
    <w:rsid w:val="30569816"/>
    <w:rsid w:val="31310A6C"/>
    <w:rsid w:val="31DBA66E"/>
    <w:rsid w:val="32769B77"/>
    <w:rsid w:val="33095081"/>
    <w:rsid w:val="3322D1F3"/>
    <w:rsid w:val="33286A6A"/>
    <w:rsid w:val="334EE997"/>
    <w:rsid w:val="3375F5D5"/>
    <w:rsid w:val="33B4230D"/>
    <w:rsid w:val="34DD002B"/>
    <w:rsid w:val="34E19506"/>
    <w:rsid w:val="34E69D28"/>
    <w:rsid w:val="351C1BB2"/>
    <w:rsid w:val="357F7022"/>
    <w:rsid w:val="3599E149"/>
    <w:rsid w:val="35A09D87"/>
    <w:rsid w:val="35B48B43"/>
    <w:rsid w:val="35BAE2B2"/>
    <w:rsid w:val="36790B11"/>
    <w:rsid w:val="36D74DFF"/>
    <w:rsid w:val="36EE5DEA"/>
    <w:rsid w:val="3755AB91"/>
    <w:rsid w:val="37E8E357"/>
    <w:rsid w:val="3807F63A"/>
    <w:rsid w:val="38B41C66"/>
    <w:rsid w:val="38F37D33"/>
    <w:rsid w:val="39D9DBA0"/>
    <w:rsid w:val="39E34CDD"/>
    <w:rsid w:val="39F54F81"/>
    <w:rsid w:val="3A21D85A"/>
    <w:rsid w:val="3A66EA37"/>
    <w:rsid w:val="3A7532E4"/>
    <w:rsid w:val="3AA922F7"/>
    <w:rsid w:val="3C3488FA"/>
    <w:rsid w:val="3CB7B12A"/>
    <w:rsid w:val="3D8ADDC4"/>
    <w:rsid w:val="3DBFA43B"/>
    <w:rsid w:val="3E94FB08"/>
    <w:rsid w:val="3F97ED5D"/>
    <w:rsid w:val="3FE28FA6"/>
    <w:rsid w:val="405C03AD"/>
    <w:rsid w:val="41AF9F30"/>
    <w:rsid w:val="42396008"/>
    <w:rsid w:val="426215BD"/>
    <w:rsid w:val="448BAB26"/>
    <w:rsid w:val="45D9E4DD"/>
    <w:rsid w:val="4606E725"/>
    <w:rsid w:val="46EE9595"/>
    <w:rsid w:val="46FF36F6"/>
    <w:rsid w:val="47034A2E"/>
    <w:rsid w:val="471E5CE5"/>
    <w:rsid w:val="47BE3D2D"/>
    <w:rsid w:val="48351934"/>
    <w:rsid w:val="485BB0C5"/>
    <w:rsid w:val="485FB114"/>
    <w:rsid w:val="485FB51C"/>
    <w:rsid w:val="49316955"/>
    <w:rsid w:val="49531DC7"/>
    <w:rsid w:val="49A46E8B"/>
    <w:rsid w:val="49A9CD21"/>
    <w:rsid w:val="4A78B818"/>
    <w:rsid w:val="4AA0C3A5"/>
    <w:rsid w:val="4AE28B17"/>
    <w:rsid w:val="4AEEB22E"/>
    <w:rsid w:val="4B30B496"/>
    <w:rsid w:val="4B98786E"/>
    <w:rsid w:val="4BB24D14"/>
    <w:rsid w:val="4BCA6F2D"/>
    <w:rsid w:val="4C39631F"/>
    <w:rsid w:val="4CB47DAA"/>
    <w:rsid w:val="4D249484"/>
    <w:rsid w:val="4D44D970"/>
    <w:rsid w:val="4D8BA961"/>
    <w:rsid w:val="4DE25144"/>
    <w:rsid w:val="4DF7673F"/>
    <w:rsid w:val="4EA4DBF7"/>
    <w:rsid w:val="4ED38A18"/>
    <w:rsid w:val="4EF53A7C"/>
    <w:rsid w:val="4F24D11E"/>
    <w:rsid w:val="4F8C1ED5"/>
    <w:rsid w:val="4FD0308B"/>
    <w:rsid w:val="4FEE1309"/>
    <w:rsid w:val="50683198"/>
    <w:rsid w:val="50D6BBF5"/>
    <w:rsid w:val="50FC025E"/>
    <w:rsid w:val="51084B04"/>
    <w:rsid w:val="5185BF44"/>
    <w:rsid w:val="51CB513A"/>
    <w:rsid w:val="51CDFDB9"/>
    <w:rsid w:val="52481A51"/>
    <w:rsid w:val="524B1AC9"/>
    <w:rsid w:val="52AFC4C2"/>
    <w:rsid w:val="52F0DA63"/>
    <w:rsid w:val="533A2FB6"/>
    <w:rsid w:val="5411E54B"/>
    <w:rsid w:val="54163CFD"/>
    <w:rsid w:val="54910FC2"/>
    <w:rsid w:val="549F87D5"/>
    <w:rsid w:val="54CC1F2C"/>
    <w:rsid w:val="54E15EAB"/>
    <w:rsid w:val="5525DFE7"/>
    <w:rsid w:val="55C36867"/>
    <w:rsid w:val="568A4052"/>
    <w:rsid w:val="56C5D630"/>
    <w:rsid w:val="576B638E"/>
    <w:rsid w:val="577FC52D"/>
    <w:rsid w:val="58390D7F"/>
    <w:rsid w:val="58992983"/>
    <w:rsid w:val="589C1D70"/>
    <w:rsid w:val="596A6ED9"/>
    <w:rsid w:val="59866153"/>
    <w:rsid w:val="59FEF608"/>
    <w:rsid w:val="5A5B4220"/>
    <w:rsid w:val="5B277A9F"/>
    <w:rsid w:val="5B2DB158"/>
    <w:rsid w:val="5B4BF784"/>
    <w:rsid w:val="5B684B2C"/>
    <w:rsid w:val="5B70534F"/>
    <w:rsid w:val="5BA04195"/>
    <w:rsid w:val="5C449028"/>
    <w:rsid w:val="5C9B6078"/>
    <w:rsid w:val="5DC6FCE1"/>
    <w:rsid w:val="5DDF7D93"/>
    <w:rsid w:val="5DEADD51"/>
    <w:rsid w:val="5DF24D57"/>
    <w:rsid w:val="5E12AC5E"/>
    <w:rsid w:val="5E76B67B"/>
    <w:rsid w:val="5EBBB44F"/>
    <w:rsid w:val="5EC6AEB8"/>
    <w:rsid w:val="5F62F1AC"/>
    <w:rsid w:val="5F8DD3A4"/>
    <w:rsid w:val="601B6D51"/>
    <w:rsid w:val="60463E95"/>
    <w:rsid w:val="605739D9"/>
    <w:rsid w:val="609902D7"/>
    <w:rsid w:val="60DC7E3E"/>
    <w:rsid w:val="60E79016"/>
    <w:rsid w:val="61418FA5"/>
    <w:rsid w:val="616CC148"/>
    <w:rsid w:val="61979CFB"/>
    <w:rsid w:val="62180557"/>
    <w:rsid w:val="6265739A"/>
    <w:rsid w:val="62DD0416"/>
    <w:rsid w:val="62DE1EC3"/>
    <w:rsid w:val="63AC267B"/>
    <w:rsid w:val="63B50FAD"/>
    <w:rsid w:val="6407D0E5"/>
    <w:rsid w:val="645A6376"/>
    <w:rsid w:val="64A628C5"/>
    <w:rsid w:val="64F5A6EA"/>
    <w:rsid w:val="65629BA1"/>
    <w:rsid w:val="65C45BFD"/>
    <w:rsid w:val="6624A6C5"/>
    <w:rsid w:val="66CAA848"/>
    <w:rsid w:val="678ED717"/>
    <w:rsid w:val="67A13D7E"/>
    <w:rsid w:val="686B3985"/>
    <w:rsid w:val="687ABC04"/>
    <w:rsid w:val="688E62BE"/>
    <w:rsid w:val="68B774F7"/>
    <w:rsid w:val="6900890C"/>
    <w:rsid w:val="6975F122"/>
    <w:rsid w:val="69A568C9"/>
    <w:rsid w:val="69F06BFF"/>
    <w:rsid w:val="6A04CB51"/>
    <w:rsid w:val="6A255EC3"/>
    <w:rsid w:val="6A68796D"/>
    <w:rsid w:val="6B246D5F"/>
    <w:rsid w:val="6B4B7F41"/>
    <w:rsid w:val="6B74482C"/>
    <w:rsid w:val="6C2B66EC"/>
    <w:rsid w:val="6C53AAD6"/>
    <w:rsid w:val="6C5E3DE6"/>
    <w:rsid w:val="6CBB224A"/>
    <w:rsid w:val="6D59D898"/>
    <w:rsid w:val="6E02FAC4"/>
    <w:rsid w:val="6E8FD475"/>
    <w:rsid w:val="6ED1199F"/>
    <w:rsid w:val="6EE4D8FD"/>
    <w:rsid w:val="6F398B76"/>
    <w:rsid w:val="6FC61A52"/>
    <w:rsid w:val="70117ED6"/>
    <w:rsid w:val="7015EB96"/>
    <w:rsid w:val="70236F43"/>
    <w:rsid w:val="70A57AC4"/>
    <w:rsid w:val="70C8E874"/>
    <w:rsid w:val="710BD6C6"/>
    <w:rsid w:val="7161709D"/>
    <w:rsid w:val="719FBD91"/>
    <w:rsid w:val="71B9A728"/>
    <w:rsid w:val="71EABEBB"/>
    <w:rsid w:val="72324676"/>
    <w:rsid w:val="724D9B7E"/>
    <w:rsid w:val="72599D89"/>
    <w:rsid w:val="7284B8F3"/>
    <w:rsid w:val="72909E48"/>
    <w:rsid w:val="72BFBBBA"/>
    <w:rsid w:val="72E9F93D"/>
    <w:rsid w:val="731E3C12"/>
    <w:rsid w:val="732A6FDA"/>
    <w:rsid w:val="73403FDD"/>
    <w:rsid w:val="73B18D09"/>
    <w:rsid w:val="7421AEBA"/>
    <w:rsid w:val="74AF4A9D"/>
    <w:rsid w:val="74D20C41"/>
    <w:rsid w:val="74F8A10B"/>
    <w:rsid w:val="755E38E4"/>
    <w:rsid w:val="75CAAD7A"/>
    <w:rsid w:val="762C2A3D"/>
    <w:rsid w:val="767AB4AA"/>
    <w:rsid w:val="775DAD6C"/>
    <w:rsid w:val="77BB9CCC"/>
    <w:rsid w:val="782384F2"/>
    <w:rsid w:val="785E34AD"/>
    <w:rsid w:val="78784B4A"/>
    <w:rsid w:val="7920F982"/>
    <w:rsid w:val="79243998"/>
    <w:rsid w:val="79404A6D"/>
    <w:rsid w:val="79A8EBCA"/>
    <w:rsid w:val="79FDE3E7"/>
    <w:rsid w:val="7A2092EB"/>
    <w:rsid w:val="7A9DE74D"/>
    <w:rsid w:val="7B9FD808"/>
    <w:rsid w:val="7D18A577"/>
    <w:rsid w:val="7D2D9AB4"/>
    <w:rsid w:val="7D7E597D"/>
    <w:rsid w:val="7DB3804C"/>
    <w:rsid w:val="7E1D15D7"/>
    <w:rsid w:val="7E850EE5"/>
    <w:rsid w:val="7E92A6B0"/>
    <w:rsid w:val="7F5599B5"/>
    <w:rsid w:val="7FB8B629"/>
    <w:rsid w:val="7FC590C6"/>
    <w:rsid w:val="7FD5B14F"/>
    <w:rsid w:val="7FE6E3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90D6"/>
  <w15:docId w15:val="{CFAADCF1-6569-4BB3-94D0-E1886294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
    <w:tblPr/>
  </w:style>
  <w:style w:type="table" w:customStyle="1" w:styleId="2">
    <w:name w:val="2"/>
    <w:basedOn w:val="TableNormal"/>
    <w:tblPr/>
  </w:style>
  <w:style w:type="table" w:customStyle="1" w:styleId="1">
    <w:name w:val="1"/>
    <w:basedOn w:val="TableNormal"/>
    <w:tblPr/>
  </w:style>
  <w:style w:type="character" w:styleId="LineNumber">
    <w:name w:val="line number"/>
    <w:basedOn w:val="DefaultParagraphFont"/>
    <w:uiPriority w:val="99"/>
    <w:semiHidden/>
    <w:unhideWhenUsed/>
    <w:rsid w:val="00F939FF"/>
  </w:style>
  <w:style w:type="paragraph" w:styleId="Revision">
    <w:name w:val="Revision"/>
    <w:hidden/>
    <w:uiPriority w:val="99"/>
    <w:semiHidden/>
    <w:rsid w:val="00D565BC"/>
    <w:pPr>
      <w:spacing w:line="240" w:lineRule="auto"/>
    </w:pPr>
  </w:style>
  <w:style w:type="character" w:styleId="CommentReference">
    <w:name w:val="annotation reference"/>
    <w:basedOn w:val="DefaultParagraphFont"/>
    <w:uiPriority w:val="99"/>
    <w:semiHidden/>
    <w:unhideWhenUsed/>
    <w:rsid w:val="00D565BC"/>
    <w:rPr>
      <w:sz w:val="16"/>
      <w:szCs w:val="16"/>
    </w:rPr>
  </w:style>
  <w:style w:type="paragraph" w:styleId="CommentText">
    <w:name w:val="annotation text"/>
    <w:basedOn w:val="Normal"/>
    <w:link w:val="CommentTextChar"/>
    <w:uiPriority w:val="99"/>
    <w:unhideWhenUsed/>
    <w:rsid w:val="00D565BC"/>
    <w:pPr>
      <w:spacing w:line="240" w:lineRule="auto"/>
    </w:pPr>
    <w:rPr>
      <w:sz w:val="20"/>
      <w:szCs w:val="20"/>
    </w:rPr>
  </w:style>
  <w:style w:type="character" w:customStyle="1" w:styleId="CommentTextChar">
    <w:name w:val="Comment Text Char"/>
    <w:basedOn w:val="DefaultParagraphFont"/>
    <w:link w:val="CommentText"/>
    <w:uiPriority w:val="99"/>
    <w:rsid w:val="00D565BC"/>
    <w:rPr>
      <w:sz w:val="20"/>
      <w:szCs w:val="20"/>
    </w:rPr>
  </w:style>
  <w:style w:type="paragraph" w:styleId="CommentSubject">
    <w:name w:val="annotation subject"/>
    <w:basedOn w:val="CommentText"/>
    <w:next w:val="CommentText"/>
    <w:link w:val="CommentSubjectChar"/>
    <w:uiPriority w:val="99"/>
    <w:semiHidden/>
    <w:unhideWhenUsed/>
    <w:rsid w:val="00D565BC"/>
    <w:rPr>
      <w:b/>
      <w:bCs/>
    </w:rPr>
  </w:style>
  <w:style w:type="character" w:customStyle="1" w:styleId="CommentSubjectChar">
    <w:name w:val="Comment Subject Char"/>
    <w:basedOn w:val="CommentTextChar"/>
    <w:link w:val="CommentSubject"/>
    <w:uiPriority w:val="99"/>
    <w:semiHidden/>
    <w:rsid w:val="00D565BC"/>
    <w:rPr>
      <w:b/>
      <w:bCs/>
      <w:sz w:val="20"/>
      <w:szCs w:val="20"/>
    </w:rPr>
  </w:style>
  <w:style w:type="table" w:styleId="TableGrid">
    <w:name w:val="Table Grid"/>
    <w:basedOn w:val="TableNormal"/>
    <w:uiPriority w:val="39"/>
    <w:rsid w:val="00D152DE"/>
    <w:pPr>
      <w:spacing w:line="240" w:lineRule="auto"/>
    </w:pPr>
    <w:rPr>
      <w:rFonts w:asciiTheme="minorHAnsi" w:eastAsiaTheme="minorHAnsi" w:hAnsiTheme="minorHAnsi" w:cstheme="minorBidi"/>
      <w:lang w:val="en-US" w:eastAsia="en-US"/>
    </w:rPr>
    <w:tblPr/>
  </w:style>
  <w:style w:type="character" w:styleId="PlaceholderText">
    <w:name w:val="Placeholder Text"/>
    <w:basedOn w:val="DefaultParagraphFont"/>
    <w:uiPriority w:val="99"/>
    <w:semiHidden/>
    <w:rsid w:val="00F74C4C"/>
    <w:rPr>
      <w:color w:val="666666"/>
    </w:rPr>
  </w:style>
  <w:style w:type="character" w:styleId="Hyperlink">
    <w:name w:val="Hyperlink"/>
    <w:basedOn w:val="DefaultParagraphFont"/>
    <w:uiPriority w:val="99"/>
    <w:unhideWhenUsed/>
    <w:rsid w:val="003A29FD"/>
    <w:rPr>
      <w:color w:val="0000FF" w:themeColor="hyperlink"/>
      <w:u w:val="single"/>
    </w:rPr>
  </w:style>
  <w:style w:type="character" w:styleId="UnresolvedMention">
    <w:name w:val="Unresolved Mention"/>
    <w:basedOn w:val="DefaultParagraphFont"/>
    <w:uiPriority w:val="99"/>
    <w:semiHidden/>
    <w:unhideWhenUsed/>
    <w:rsid w:val="003A29FD"/>
    <w:rPr>
      <w:color w:val="605E5C"/>
      <w:shd w:val="clear" w:color="auto" w:fill="E1DFDD"/>
    </w:rPr>
  </w:style>
  <w:style w:type="paragraph" w:styleId="Header">
    <w:name w:val="header"/>
    <w:basedOn w:val="Normal"/>
    <w:link w:val="HeaderChar"/>
    <w:uiPriority w:val="99"/>
    <w:unhideWhenUsed/>
    <w:rsid w:val="0098175F"/>
    <w:pPr>
      <w:tabs>
        <w:tab w:val="center" w:pos="4680"/>
        <w:tab w:val="right" w:pos="9360"/>
      </w:tabs>
      <w:spacing w:line="240" w:lineRule="auto"/>
    </w:pPr>
  </w:style>
  <w:style w:type="character" w:customStyle="1" w:styleId="HeaderChar">
    <w:name w:val="Header Char"/>
    <w:basedOn w:val="DefaultParagraphFont"/>
    <w:link w:val="Header"/>
    <w:uiPriority w:val="99"/>
    <w:rsid w:val="0098175F"/>
  </w:style>
  <w:style w:type="paragraph" w:styleId="Footer">
    <w:name w:val="footer"/>
    <w:basedOn w:val="Normal"/>
    <w:link w:val="FooterChar"/>
    <w:uiPriority w:val="99"/>
    <w:unhideWhenUsed/>
    <w:rsid w:val="0098175F"/>
    <w:pPr>
      <w:tabs>
        <w:tab w:val="center" w:pos="4680"/>
        <w:tab w:val="right" w:pos="9360"/>
      </w:tabs>
      <w:spacing w:line="240" w:lineRule="auto"/>
    </w:pPr>
  </w:style>
  <w:style w:type="character" w:customStyle="1" w:styleId="FooterChar">
    <w:name w:val="Footer Char"/>
    <w:basedOn w:val="DefaultParagraphFont"/>
    <w:link w:val="Footer"/>
    <w:uiPriority w:val="99"/>
    <w:rsid w:val="0098175F"/>
  </w:style>
  <w:style w:type="character" w:styleId="Mention">
    <w:name w:val="Mention"/>
    <w:basedOn w:val="DefaultParagraphFont"/>
    <w:uiPriority w:val="99"/>
    <w:unhideWhenUsed/>
    <w:rsid w:val="00CD634A"/>
    <w:rPr>
      <w:color w:val="2B579A"/>
      <w:shd w:val="clear" w:color="auto" w:fill="E1DFDD"/>
    </w:rPr>
  </w:style>
  <w:style w:type="paragraph" w:styleId="ListParagraph">
    <w:name w:val="List Paragraph"/>
    <w:basedOn w:val="Normal"/>
    <w:uiPriority w:val="34"/>
    <w:qFormat/>
    <w:rsid w:val="002C30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ildlife.ca.gov/Fishing/Ocean" TargetMode="External"/><Relationship Id="rId39" Type="http://schemas.openxmlformats.org/officeDocument/2006/relationships/hyperlink" Target="http://dx.doi.org/10.1111/faf.12104" TargetMode="External"/><Relationship Id="rId21" Type="http://schemas.openxmlformats.org/officeDocument/2006/relationships/image" Target="media/image13.png"/><Relationship Id="rId34" Type="http://schemas.openxmlformats.org/officeDocument/2006/relationships/hyperlink" Target="https://www.fisheries.noaa.gov/southeast/science-data/dolphinfish-management-strategy-evaluation-us-atlantic" TargetMode="External"/><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ww.fish.wa.gov.au/FISHING-AND-AQUACULTURE/RECREATIONAL-FISHING/RECREATIONAL-FISHING-RULES/Pages/default.asp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pcouncil.org/documents/2023/11/stock-assessment-review-star-panel-report-for-black-rockfish.pdf/" TargetMode="External"/><Relationship Id="rId32" Type="http://schemas.openxmlformats.org/officeDocument/2006/relationships/hyperlink" Target="https://www.mpi.govt.nz/fishing-aquaculture/recreational-fishing/fishing-rules/central-fishing-rules/" TargetMode="External"/><Relationship Id="rId37" Type="http://schemas.openxmlformats.org/officeDocument/2006/relationships/hyperlink" Target="https://doi.org/10.1577/1548-8659(1990)119" TargetMode="External"/><Relationship Id="rId40" Type="http://schemas.openxmlformats.org/officeDocument/2006/relationships/hyperlink" Target="https://safmc-mse.bluematterscience.com/"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ontario.ca/fishingregulations" TargetMode="External"/><Relationship Id="rId28" Type="http://schemas.openxmlformats.org/officeDocument/2006/relationships/hyperlink" Target="https://fishing.tas.gov.au/recreational-fishing/rules/size-and-bag-limits" TargetMode="External"/><Relationship Id="rId36" Type="http://schemas.openxmlformats.org/officeDocument/2006/relationships/hyperlink" Target="https://www.pcouncil.org/documents/2024/08/status-of-the-pacific-coast-groundfish-fishery-stock-assessment-and-fishery-evaluation-july-2025.pdf/"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www.openmse.com" TargetMode="External"/><Relationship Id="rId44"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Blue-Matter/CDFW_Bag_Limits" TargetMode="External"/><Relationship Id="rId27" Type="http://schemas.openxmlformats.org/officeDocument/2006/relationships/hyperlink" Target="https://www.pac.dfo-mpo.gc.ca/fm-gp/rec/bc-zones-cb-eng.html" TargetMode="External"/><Relationship Id="rId30" Type="http://schemas.openxmlformats.org/officeDocument/2006/relationships/hyperlink" Target="https://doi.org/10.1093/icesjms/fsm059" TargetMode="External"/><Relationship Id="rId35" Type="http://schemas.openxmlformats.org/officeDocument/2006/relationships/hyperlink" Target="https://doi.org/10.1093/icesjms/fsac232"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nrm.dfg.ca.gov/FileHandler.ashx?DocumentID=193616&amp;inline" TargetMode="External"/><Relationship Id="rId33" Type="http://schemas.openxmlformats.org/officeDocument/2006/relationships/hyperlink" Target="https://www.st.nmfs.noaa.gov/st1/recreational/pubs/data_users/chap_7.pdf" TargetMode="External"/><Relationship Id="rId38" Type="http://schemas.openxmlformats.org/officeDocument/2006/relationships/hyperlink" Target="https://doi.org/10.1139/cjfas-2022-0198" TargetMode="External"/><Relationship Id="rId20" Type="http://schemas.openxmlformats.org/officeDocument/2006/relationships/image" Target="media/image12.png"/><Relationship Id="rId41" Type="http://schemas.openxmlformats.org/officeDocument/2006/relationships/hyperlink" Target="https://nrm.dfg.ca.gov/FileHandler.ashx?DocumentID=195538&amp;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RPLgRlOHt3wvHb0IqD0onc+J4A==">CgMxLjA4AHIhMTcyMGxadHMzWG9RTG42Qkx1OF9BQzc1T3pPMm1wWFk1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9C0697-E5F4-4D95-8778-BCB1410F2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9321</Words>
  <Characters>53130</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Carruthers</dc:creator>
  <cp:keywords/>
  <dc:description/>
  <cp:lastModifiedBy>Thomas Carruthers</cp:lastModifiedBy>
  <cp:revision>2</cp:revision>
  <dcterms:created xsi:type="dcterms:W3CDTF">2026-06-26T20:43:00Z</dcterms:created>
  <dcterms:modified xsi:type="dcterms:W3CDTF">2026-06-26T20:43:00Z</dcterms:modified>
</cp:coreProperties>
</file>